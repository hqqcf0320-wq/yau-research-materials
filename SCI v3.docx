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beforeAutospacing="0" w:afterAutospacing="0" w:line="360" w:lineRule="auto"/>
        <w:jc w:val="center"/>
        <w:rPr>
          <w:rFonts w:ascii="Times New Roman" w:hAnsi="Times New Roman" w:eastAsia="宋体"/>
          <w:b/>
          <w:bCs/>
          <w:color w:val="0E101A"/>
          <w:sz w:val="32"/>
          <w:szCs w:val="32"/>
        </w:rPr>
      </w:pPr>
      <w:r>
        <w:rPr>
          <w:rFonts w:hint="eastAsia" w:ascii="宋体" w:hAnsi="宋体" w:eastAsia="宋体" w:cs="宋体"/>
          <w:b/>
          <w:bCs/>
          <w:color w:val="000000"/>
          <w:kern w:val="0"/>
          <w:sz w:val="31"/>
          <w:szCs w:val="31"/>
          <w:lang w:bidi="ar"/>
        </w:rPr>
        <w:t>论文题目：</w:t>
      </w:r>
      <w:r>
        <w:rPr>
          <w:rFonts w:ascii="Times New Roman" w:hAnsi="Times New Roman" w:eastAsia="宋体"/>
          <w:b/>
          <w:bCs/>
          <w:color w:val="0E101A"/>
          <w:sz w:val="32"/>
          <w:szCs w:val="32"/>
        </w:rPr>
        <w:t>A new LASSO-BiLSTM-based ensemble learning approach for exchange rate forecasting</w:t>
      </w:r>
    </w:p>
    <w:p>
      <w:pPr>
        <w:widowControl/>
        <w:jc w:val="left"/>
      </w:pPr>
    </w:p>
    <w:p>
      <w:pPr>
        <w:widowControl/>
        <w:jc w:val="left"/>
      </w:pPr>
      <w:r>
        <w:rPr>
          <w:rFonts w:hint="eastAsia" w:ascii="宋体" w:hAnsi="宋体" w:eastAsia="宋体" w:cs="宋体"/>
          <w:b/>
          <w:bCs/>
          <w:color w:val="000000"/>
          <w:kern w:val="0"/>
          <w:sz w:val="31"/>
          <w:szCs w:val="31"/>
          <w:lang w:bidi="ar"/>
        </w:rPr>
        <w:t>作者：Siyuan Liu， Qiqian Huang</w:t>
      </w:r>
      <w:r>
        <w:rPr>
          <w:rFonts w:ascii="宋体" w:hAnsi="宋体" w:eastAsia="宋体" w:cs="宋体"/>
          <w:b/>
          <w:bCs/>
          <w:color w:val="000000"/>
          <w:kern w:val="0"/>
          <w:sz w:val="31"/>
          <w:szCs w:val="31"/>
          <w:lang w:bidi="ar"/>
        </w:rPr>
        <w:t>, Yunjie Wei</w:t>
      </w:r>
    </w:p>
    <w:p>
      <w:pPr>
        <w:pStyle w:val="7"/>
        <w:spacing w:beforeAutospacing="0" w:afterAutospacing="0" w:line="360" w:lineRule="auto"/>
        <w:rPr>
          <w:rFonts w:ascii="Times New Roman" w:hAnsi="Times New Roman"/>
          <w:sz w:val="24"/>
        </w:rPr>
      </w:pPr>
      <w:r>
        <w:rPr>
          <w:rFonts w:hint="eastAsia" w:ascii="宋体" w:hAnsi="宋体" w:eastAsia="宋体" w:cs="宋体"/>
          <w:b/>
          <w:bCs/>
          <w:color w:val="000000"/>
          <w:kern w:val="0"/>
          <w:sz w:val="31"/>
          <w:szCs w:val="31"/>
          <w:lang w:bidi="ar"/>
        </w:rPr>
        <w:t>论文摘要 ：</w:t>
      </w:r>
      <w:r>
        <w:rPr>
          <w:rFonts w:ascii="Times New Roman" w:hAnsi="Times New Roman"/>
          <w:sz w:val="24"/>
        </w:rPr>
        <w:t>Foreign Exchange Rate affects many countries’ economic status and development. Therefore, it is essential to find the factors affecting the exchange rate price and make reasonable predictions. This paper proposes the novel LASSO-BiLSTM-based ensemble learning method by integrating LASSO and BiLSTM to predict the USD/CNY exchange rate. This paper, 29 market-level variables and macroeconomic variables are selected to predict the monthly United States Dollar to Chinese Yuan (USD/CNY) exchange rate. The LASSO-BiLSTM-based ensemble learning approach contains two parts. First, the LASSO method is utilized to select the six most correlated variables with the exchange rate for future prediction; Second, the BiLSTM is employed to forecast exchange with the six chosen variables. Moreover, to test the effectiveness of BiLSTM, a comparison with four deep learning algorithms, extreme learning machine (ELM), kernel extreme learning machine (KELM), long short-term memory (LSTM), and support vector regression (SVR), are conducted. Root mean squared error (RMSE) and mean absolute error (MAE) are employed for analysis to demonstrate the accuracy of the prediction. This paper found that the proposed LASSO-BiLSTM-based ensemble learning method provides the best predictive result overall.</w:t>
      </w:r>
    </w:p>
    <w:p>
      <w:pPr>
        <w:widowControl/>
        <w:jc w:val="left"/>
      </w:pPr>
    </w:p>
    <w:p>
      <w:pPr>
        <w:pStyle w:val="7"/>
        <w:spacing w:beforeAutospacing="0" w:afterAutospacing="0" w:line="360" w:lineRule="auto"/>
        <w:rPr>
          <w:rFonts w:ascii="Times New Roman" w:hAnsi="Times New Roman" w:eastAsia="宋体"/>
          <w:color w:val="0E101A"/>
          <w:sz w:val="24"/>
        </w:rPr>
      </w:pPr>
      <w:r>
        <w:rPr>
          <w:rFonts w:hint="eastAsia" w:ascii="宋体" w:hAnsi="宋体" w:eastAsia="宋体" w:cs="宋体"/>
          <w:b/>
          <w:bCs/>
          <w:color w:val="000000"/>
          <w:kern w:val="0"/>
          <w:sz w:val="31"/>
          <w:szCs w:val="31"/>
          <w:lang w:bidi="ar"/>
        </w:rPr>
        <w:t>关键词 ：</w:t>
      </w:r>
      <w:r>
        <w:rPr>
          <w:rFonts w:ascii="Times New Roman" w:hAnsi="Times New Roman" w:eastAsia="宋体"/>
          <w:color w:val="0E101A"/>
          <w:sz w:val="24"/>
        </w:rPr>
        <w:t>exchange rate forecasting, BiLSTM, LASSO, macroeconomic factors, market-based variables</w:t>
      </w:r>
    </w:p>
    <w:p>
      <w:pPr>
        <w:widowControl/>
        <w:jc w:val="left"/>
      </w:pPr>
    </w:p>
    <w:p>
      <w:pPr>
        <w:widowControl/>
        <w:jc w:val="left"/>
        <w:rPr>
          <w:rFonts w:ascii="宋体" w:hAnsi="宋体" w:eastAsia="宋体" w:cs="宋体"/>
          <w:b/>
          <w:bCs/>
          <w:color w:val="000000"/>
          <w:kern w:val="0"/>
          <w:sz w:val="31"/>
          <w:szCs w:val="31"/>
          <w:lang w:bidi="ar"/>
        </w:rPr>
      </w:pPr>
      <w:r>
        <w:rPr>
          <w:rFonts w:hint="eastAsia" w:ascii="宋体" w:hAnsi="宋体" w:eastAsia="宋体" w:cs="宋体"/>
          <w:b/>
          <w:bCs/>
          <w:color w:val="000000"/>
          <w:kern w:val="0"/>
          <w:sz w:val="31"/>
          <w:szCs w:val="31"/>
          <w:lang w:bidi="ar"/>
        </w:rPr>
        <w:t>目录 ：</w:t>
      </w:r>
    </w:p>
    <w:p>
      <w:pPr>
        <w:widowControl/>
        <w:numPr>
          <w:ilvl w:val="0"/>
          <w:numId w:val="1"/>
        </w:numPr>
        <w:spacing w:line="360" w:lineRule="auto"/>
        <w:jc w:val="left"/>
        <w:rPr>
          <w:rFonts w:ascii="Times New Roman" w:hAnsi="Times New Roman" w:eastAsia="宋体" w:cs="Times New Roman"/>
          <w:b/>
          <w:bCs/>
          <w:color w:val="000000"/>
          <w:kern w:val="0"/>
          <w:sz w:val="24"/>
          <w:lang w:bidi="ar"/>
        </w:rPr>
      </w:pPr>
      <w:r>
        <w:rPr>
          <w:rFonts w:ascii="Times New Roman" w:hAnsi="Times New Roman" w:eastAsia="宋体" w:cs="Times New Roman"/>
          <w:b/>
          <w:bCs/>
          <w:color w:val="000000"/>
          <w:kern w:val="0"/>
          <w:sz w:val="24"/>
          <w:lang w:bidi="ar"/>
        </w:rPr>
        <w:t>Introduction</w:t>
      </w:r>
    </w:p>
    <w:p>
      <w:pPr>
        <w:widowControl/>
        <w:numPr>
          <w:ilvl w:val="0"/>
          <w:numId w:val="1"/>
        </w:numPr>
        <w:spacing w:line="360" w:lineRule="auto"/>
        <w:jc w:val="left"/>
        <w:rPr>
          <w:rFonts w:ascii="Times New Roman" w:hAnsi="Times New Roman" w:eastAsia="宋体" w:cs="Times New Roman"/>
          <w:b/>
          <w:bCs/>
          <w:color w:val="000000"/>
          <w:kern w:val="0"/>
          <w:sz w:val="24"/>
          <w:lang w:bidi="ar"/>
        </w:rPr>
      </w:pPr>
      <w:r>
        <w:rPr>
          <w:rFonts w:ascii="Times New Roman" w:hAnsi="Times New Roman" w:eastAsia="宋体" w:cs="Times New Roman"/>
          <w:b/>
          <w:bCs/>
          <w:color w:val="000000"/>
          <w:kern w:val="0"/>
          <w:sz w:val="24"/>
          <w:lang w:bidi="ar"/>
        </w:rPr>
        <w:t>Methodology</w:t>
      </w:r>
    </w:p>
    <w:p>
      <w:pPr>
        <w:widowControl/>
        <w:numPr>
          <w:ilvl w:val="1"/>
          <w:numId w:val="1"/>
        </w:numPr>
        <w:spacing w:line="360" w:lineRule="auto"/>
        <w:jc w:val="lef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Least absolute shrinkage and selection operator</w:t>
      </w:r>
    </w:p>
    <w:p>
      <w:pPr>
        <w:widowControl/>
        <w:numPr>
          <w:ilvl w:val="1"/>
          <w:numId w:val="1"/>
        </w:numPr>
        <w:spacing w:line="360" w:lineRule="auto"/>
        <w:jc w:val="lef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Long short-term memory and bidirectional long short-term memory</w:t>
      </w:r>
    </w:p>
    <w:p>
      <w:pPr>
        <w:widowControl/>
        <w:numPr>
          <w:ilvl w:val="1"/>
          <w:numId w:val="1"/>
        </w:numPr>
        <w:spacing w:line="360" w:lineRule="auto"/>
        <w:jc w:val="lef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Support vector regression</w:t>
      </w:r>
    </w:p>
    <w:p>
      <w:pPr>
        <w:widowControl/>
        <w:numPr>
          <w:ilvl w:val="1"/>
          <w:numId w:val="1"/>
        </w:numPr>
        <w:spacing w:line="360" w:lineRule="auto"/>
        <w:jc w:val="lef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Extreme learning machine and Kernel extreme learning machine</w:t>
      </w:r>
    </w:p>
    <w:p>
      <w:pPr>
        <w:widowControl/>
        <w:numPr>
          <w:ilvl w:val="0"/>
          <w:numId w:val="1"/>
        </w:numPr>
        <w:spacing w:line="360" w:lineRule="auto"/>
        <w:jc w:val="left"/>
        <w:rPr>
          <w:rFonts w:ascii="Times New Roman" w:hAnsi="Times New Roman" w:eastAsia="宋体" w:cs="Times New Roman"/>
          <w:b/>
          <w:bCs/>
          <w:color w:val="000000"/>
          <w:kern w:val="0"/>
          <w:sz w:val="24"/>
          <w:lang w:bidi="ar"/>
        </w:rPr>
      </w:pPr>
      <w:r>
        <w:rPr>
          <w:rFonts w:ascii="Times New Roman" w:hAnsi="Times New Roman" w:eastAsia="宋体" w:cs="Times New Roman"/>
          <w:b/>
          <w:bCs/>
          <w:color w:val="000000"/>
          <w:kern w:val="0"/>
          <w:sz w:val="24"/>
          <w:lang w:bidi="ar"/>
        </w:rPr>
        <w:t>Empirical study</w:t>
      </w:r>
    </w:p>
    <w:p>
      <w:pPr>
        <w:widowControl/>
        <w:numPr>
          <w:ilvl w:val="1"/>
          <w:numId w:val="1"/>
        </w:numPr>
        <w:spacing w:line="360" w:lineRule="auto"/>
        <w:jc w:val="lef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Data collection</w:t>
      </w:r>
    </w:p>
    <w:p>
      <w:pPr>
        <w:widowControl/>
        <w:numPr>
          <w:ilvl w:val="1"/>
          <w:numId w:val="1"/>
        </w:numPr>
        <w:spacing w:line="360" w:lineRule="auto"/>
        <w:jc w:val="lef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Evaluation criteria</w:t>
      </w:r>
    </w:p>
    <w:p>
      <w:pPr>
        <w:widowControl/>
        <w:numPr>
          <w:ilvl w:val="0"/>
          <w:numId w:val="1"/>
        </w:numPr>
        <w:spacing w:line="360" w:lineRule="auto"/>
        <w:jc w:val="left"/>
        <w:rPr>
          <w:rFonts w:ascii="Times New Roman" w:hAnsi="Times New Roman" w:eastAsia="宋体" w:cs="Times New Roman"/>
          <w:b/>
          <w:bCs/>
          <w:color w:val="000000"/>
          <w:kern w:val="0"/>
          <w:sz w:val="24"/>
          <w:lang w:bidi="ar"/>
        </w:rPr>
      </w:pPr>
      <w:r>
        <w:rPr>
          <w:rFonts w:ascii="Times New Roman" w:hAnsi="Times New Roman" w:eastAsia="宋体" w:cs="Times New Roman"/>
          <w:b/>
          <w:bCs/>
          <w:color w:val="000000"/>
          <w:kern w:val="0"/>
          <w:sz w:val="24"/>
          <w:lang w:bidi="ar"/>
        </w:rPr>
        <w:t>Performances comparison</w:t>
      </w:r>
    </w:p>
    <w:p>
      <w:pPr>
        <w:pStyle w:val="13"/>
        <w:widowControl/>
        <w:numPr>
          <w:ilvl w:val="1"/>
          <w:numId w:val="1"/>
        </w:numPr>
        <w:spacing w:line="360" w:lineRule="auto"/>
        <w:ind w:leftChars="0"/>
        <w:jc w:val="lef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Forecasting Performance</w:t>
      </w:r>
    </w:p>
    <w:p>
      <w:pPr>
        <w:pStyle w:val="13"/>
        <w:widowControl/>
        <w:numPr>
          <w:ilvl w:val="1"/>
          <w:numId w:val="1"/>
        </w:numPr>
        <w:spacing w:line="360" w:lineRule="auto"/>
        <w:ind w:leftChars="0"/>
        <w:jc w:val="left"/>
        <w:rPr>
          <w:rFonts w:ascii="Times New Roman" w:hAnsi="Times New Roman" w:eastAsia="宋体" w:cs="Times New Roman"/>
          <w:color w:val="000000"/>
          <w:kern w:val="0"/>
          <w:sz w:val="24"/>
          <w:lang w:bidi="ar"/>
        </w:rPr>
      </w:pPr>
      <w:r>
        <w:rPr>
          <w:rFonts w:hint="eastAsia" w:ascii="Times New Roman" w:hAnsi="Times New Roman" w:eastAsia="宋体" w:cs="Times New Roman"/>
          <w:color w:val="000000"/>
          <w:kern w:val="0"/>
          <w:sz w:val="24"/>
          <w:lang w:bidi="ar"/>
        </w:rPr>
        <w:t>D</w:t>
      </w:r>
      <w:r>
        <w:rPr>
          <w:rFonts w:ascii="Times New Roman" w:hAnsi="Times New Roman" w:eastAsia="宋体" w:cs="Times New Roman"/>
          <w:color w:val="000000"/>
          <w:kern w:val="0"/>
          <w:sz w:val="24"/>
          <w:lang w:bidi="ar"/>
        </w:rPr>
        <w:t>iebold-Mariano Test</w:t>
      </w:r>
    </w:p>
    <w:p>
      <w:pPr>
        <w:widowControl/>
        <w:numPr>
          <w:ilvl w:val="0"/>
          <w:numId w:val="1"/>
        </w:numPr>
        <w:spacing w:line="360" w:lineRule="auto"/>
        <w:jc w:val="left"/>
        <w:rPr>
          <w:rFonts w:ascii="Times New Roman" w:hAnsi="Times New Roman" w:eastAsia="宋体" w:cs="Times New Roman"/>
          <w:b/>
          <w:bCs/>
          <w:color w:val="000000"/>
          <w:kern w:val="0"/>
          <w:sz w:val="24"/>
          <w:lang w:bidi="ar"/>
        </w:rPr>
      </w:pPr>
      <w:r>
        <w:rPr>
          <w:rFonts w:ascii="Times New Roman" w:hAnsi="Times New Roman" w:eastAsia="宋体" w:cs="Times New Roman"/>
          <w:b/>
          <w:bCs/>
          <w:color w:val="000000"/>
          <w:kern w:val="0"/>
          <w:sz w:val="24"/>
          <w:lang w:bidi="ar"/>
        </w:rPr>
        <w:t>Conclusion</w:t>
      </w:r>
    </w:p>
    <w:p>
      <w:pPr>
        <w:widowControl/>
        <w:spacing w:line="360" w:lineRule="auto"/>
        <w:jc w:val="lef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References</w:t>
      </w:r>
    </w:p>
    <w:p>
      <w:pPr>
        <w:widowControl/>
        <w:spacing w:line="360" w:lineRule="auto"/>
        <w:jc w:val="left"/>
        <w:rPr>
          <w:rFonts w:ascii="Times New Roman" w:hAnsi="Times New Roman" w:eastAsia="宋体" w:cs="Times New Roman"/>
          <w:color w:val="000000"/>
          <w:kern w:val="0"/>
          <w:sz w:val="24"/>
          <w:lang w:bidi="ar"/>
        </w:rPr>
      </w:pPr>
      <w:r>
        <w:rPr>
          <w:rFonts w:ascii="Times New Roman" w:hAnsi="Times New Roman" w:eastAsia="宋体" w:cs="Times New Roman"/>
          <w:color w:val="000000"/>
          <w:kern w:val="0"/>
          <w:sz w:val="24"/>
          <w:lang w:bidi="ar"/>
        </w:rPr>
        <w:t xml:space="preserve">Acknowledgement </w:t>
      </w:r>
    </w:p>
    <w:p>
      <w:pPr>
        <w:widowControl/>
        <w:jc w:val="left"/>
        <w:rPr>
          <w:rFonts w:ascii="宋体" w:hAnsi="宋体" w:eastAsia="宋体" w:cs="宋体"/>
          <w:b/>
          <w:bCs/>
          <w:color w:val="000000"/>
          <w:kern w:val="0"/>
          <w:sz w:val="31"/>
          <w:szCs w:val="31"/>
          <w:lang w:bidi="ar"/>
        </w:rPr>
      </w:pPr>
    </w:p>
    <w:p>
      <w:pPr>
        <w:widowControl/>
        <w:jc w:val="left"/>
        <w:rPr>
          <w:rFonts w:ascii="宋体" w:hAnsi="宋体" w:eastAsia="宋体" w:cs="宋体"/>
          <w:b/>
          <w:bCs/>
          <w:color w:val="000000"/>
          <w:kern w:val="0"/>
          <w:sz w:val="31"/>
          <w:szCs w:val="31"/>
          <w:lang w:bidi="ar"/>
        </w:rPr>
      </w:pPr>
      <w:r>
        <w:rPr>
          <w:rFonts w:hint="eastAsia" w:ascii="宋体" w:hAnsi="宋体" w:eastAsia="宋体" w:cs="宋体"/>
          <w:b/>
          <w:bCs/>
          <w:color w:val="000000"/>
          <w:kern w:val="0"/>
          <w:sz w:val="31"/>
          <w:szCs w:val="31"/>
          <w:lang w:bidi="ar"/>
        </w:rPr>
        <w:t>论文正文：</w:t>
      </w:r>
      <w:bookmarkStart w:id="0" w:name="_Toc114151809"/>
    </w:p>
    <w:p>
      <w:pPr>
        <w:widowControl/>
        <w:numPr>
          <w:ilvl w:val="0"/>
          <w:numId w:val="2"/>
        </w:numPr>
        <w:jc w:val="left"/>
        <w:rPr>
          <w:rFonts w:ascii="Times New Roman" w:hAnsi="Times New Roman" w:eastAsia="宋体"/>
          <w:b/>
          <w:bCs/>
          <w:color w:val="0E101A"/>
          <w:sz w:val="28"/>
          <w:szCs w:val="28"/>
        </w:rPr>
      </w:pPr>
      <w:r>
        <w:rPr>
          <w:rFonts w:ascii="Times New Roman" w:hAnsi="Times New Roman" w:eastAsia="宋体"/>
          <w:b/>
          <w:bCs/>
          <w:color w:val="0E101A"/>
          <w:sz w:val="28"/>
          <w:szCs w:val="28"/>
        </w:rPr>
        <w:t>Introduction</w:t>
      </w:r>
      <w:bookmarkEnd w:id="0"/>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Foreign exchange rates are always characterized by high volatility and uncertainty since it is influenced by numerous unstable factors, such as economic factors and geopolitical events. However, forecasting the foreign exchange rates is essential for the government as it relates to the country’s financial security and may be used to improve the accuracy and foresight of policy making. Moreover, for enterprises and individuals, accurate foreign exchange rates may help them to hedge risks and gain considerable investment income. Thus, various models are adopted to precisely capture the complexity and nonlinearity of the foreign exchange rates. This research aims to predict the exchange rate of USD/CNY by employing new combinations of variables and using different neural network models, improving the original methodology.</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These methods can be divided into three categories: 1) econometric and statistic methods, including ARIMA, GARCH, VAR, etc. Econometric and statistical methods always have the stationarity assumption and perform better with stationary data. However, the predictions would be far less than ideal with the nonstationary data. 2) artificial intelligence model, including ANN, SVR, NN, etc. Artificial intelligence models overcome the shortages of econometric and statistic methods, but also have parameters optimal and overfitting problems. 3) Hybrid approach, which can combine parametric and nonparametric techniques. Ince &amp; Trafalis divided the prediction process into two stages, using ARIMA to determine the correct input in the first stage, and combining ANN and SVR to forecast the exchange rate in the second stage (Ince &amp; Trafailis, 2006). Henríquez &amp; Kristjanpoller (2019) firstly used ICA to extract the noise of time series and then used NN in forecasting. Other hybrid models such as ANN-GJR (Baffour et al., 2019), and GRU-LSTM (Islam &amp; Hossain, 2020) were used in recent years. Whereas existing literature mainly adopted a data-driven framework. The long-term result may not be captured accurately without comprehensively considering the influence of correlated variables.</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Traditionally, macroeconomic and market-level variables are used to forecast the exchange rate. Since macroeconomic variables and the exchange rate are strongly and directly correlated, the predictions were made in various countries. Nor &amp; Masron (2020) analyzed the situation in Somalia and illustrated that shocks and macroeconomic factors lead the high volatility. Kim &amp; Park concluded that specific macroeconomic variables affect short-term and long-term fluctuations of the exchange rate in the US, respectively. Moreover, the relationships between macroeconomic variables and the exchange rate vary in different countries. </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Market-level variables may be divided into different categories. For instance, for the commodity market, the cross-correlations between the exchange rate and commodity prices were analyzed (Cashin et al., 2004) (Lu et al., 2017). Some pieces of literature may focus on specific commodities and takes the financial market into account, studying correlations across energy, gold, the stock market, and the exchange rate (Sujit &amp; Kumar, 2011) (Jain &amp; Biswal, 2016) (Singhal et al., 2019). Others may use google trends to predict the exchange rates since it represents public opinions to a certain degree and may be more accurate in predicting the actual directions of change in the nominal exchange rate (Bulut, 2018). </w:t>
      </w:r>
    </w:p>
    <w:p>
      <w:pPr>
        <w:spacing w:line="360" w:lineRule="auto"/>
        <w:ind w:firstLine="420"/>
        <w:rPr>
          <w:ins w:id="0" w:author="user" w:date="2022-09-15T15:51:00Z"/>
          <w:rFonts w:ascii="Times New Roman" w:hAnsi="Times New Roman" w:eastAsia="宋体" w:cs="Times New Roman"/>
          <w:color w:val="0E101A"/>
          <w:sz w:val="24"/>
        </w:rPr>
      </w:pPr>
      <w:r>
        <w:rPr>
          <w:rFonts w:ascii="Times New Roman" w:hAnsi="Times New Roman" w:eastAsia="宋体" w:cs="Times New Roman"/>
          <w:color w:val="0E101A"/>
          <w:sz w:val="24"/>
        </w:rPr>
        <w:t>However, existing literature mainly analyzed the relationship between macroeconomic and market-level variables, and few use both to predict the exchange rate. Moreover, among these variables, some may have the highest relevance to the exchange rate (Wei et al., 2018). Thus, filtering out the most necessary variables and excluding variables with weak relevance may reduce noise, providing a more accurate result.</w:t>
      </w:r>
    </w:p>
    <w:p>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sz w:val="24"/>
        </w:rPr>
        <w:t>B</w:t>
      </w:r>
      <w:r>
        <w:rPr>
          <w:rFonts w:ascii="Times New Roman" w:hAnsi="Times New Roman" w:eastAsia="宋体" w:cs="Times New Roman"/>
          <w:sz w:val="24"/>
        </w:rPr>
        <w:t>ased on the literature, w</w:t>
      </w:r>
      <w:r>
        <w:rPr>
          <w:rFonts w:hint="eastAsia" w:ascii="Times New Roman" w:hAnsi="Times New Roman" w:eastAsia="宋体" w:cs="Times New Roman"/>
          <w:sz w:val="24"/>
        </w:rPr>
        <w:t>e</w:t>
      </w:r>
      <w:r>
        <w:rPr>
          <w:rFonts w:ascii="Times New Roman" w:hAnsi="Times New Roman" w:eastAsia="宋体" w:cs="Times New Roman"/>
          <w:sz w:val="24"/>
        </w:rPr>
        <w:t xml:space="preserve"> proposed a novel LASSO-BiLSTM-based ensemble learning approach for exchange rate forecasting. First, the LASSO is used to filter the macroeconomic variables </w:t>
      </w:r>
      <w:r>
        <w:rPr>
          <w:rFonts w:hint="eastAsia" w:ascii="Times New Roman" w:hAnsi="Times New Roman" w:eastAsia="宋体" w:cs="Times New Roman"/>
          <w:sz w:val="24"/>
        </w:rPr>
        <w:t>and</w:t>
      </w:r>
      <w:r>
        <w:rPr>
          <w:rFonts w:ascii="Times New Roman" w:hAnsi="Times New Roman" w:eastAsia="宋体" w:cs="Times New Roman"/>
          <w:sz w:val="24"/>
        </w:rPr>
        <w:t xml:space="preserve"> market-based variables; Second, the BiLSTM is utilized to forecast the exchange rate with the chosen variables.</w:t>
      </w:r>
    </w:p>
    <w:p>
      <w:pPr>
        <w:spacing w:line="360" w:lineRule="auto"/>
        <w:ind w:firstLine="420"/>
        <w:rPr>
          <w:rFonts w:ascii="Times New Roman" w:hAnsi="Times New Roman" w:eastAsia="宋体" w:cs="Times New Roman"/>
          <w:sz w:val="24"/>
        </w:rPr>
      </w:pPr>
      <w:r>
        <w:rPr>
          <w:rFonts w:ascii="Times New Roman" w:hAnsi="Times New Roman" w:eastAsia="宋体" w:cs="Times New Roman"/>
          <w:sz w:val="24"/>
        </w:rPr>
        <w:t>The major contributions in this paper are as follows. First, compared with the previous study, it is the first time that the market-based variables and macroeconomic variables have been selected to predict the exchange rate of USD/CNY and this new method may take market sentiment, uncertainty, public opinions, and other explicit relationships between macroeconomic variables and exchange rate into account. Second, L</w:t>
      </w:r>
      <w:r>
        <w:rPr>
          <w:rFonts w:hint="eastAsia" w:ascii="Times New Roman" w:hAnsi="Times New Roman" w:eastAsia="宋体" w:cs="Times New Roman"/>
          <w:sz w:val="24"/>
        </w:rPr>
        <w:t>ASSO</w:t>
      </w:r>
      <w:r>
        <w:rPr>
          <w:rFonts w:ascii="Times New Roman" w:hAnsi="Times New Roman" w:eastAsia="宋体" w:cs="Times New Roman"/>
          <w:sz w:val="24"/>
        </w:rPr>
        <w:t xml:space="preserve"> filters out six variables with the highest relevance before the models are utilized since excessive variables may lead to overfitting. Third, to the best of our knowledge, BiLSTM is used to predict the exchange rate for the first time. A</w:t>
      </w:r>
      <w:r>
        <w:rPr>
          <w:rFonts w:hint="eastAsia" w:ascii="Times New Roman" w:hAnsi="Times New Roman" w:eastAsia="宋体" w:cs="Times New Roman"/>
          <w:sz w:val="24"/>
        </w:rPr>
        <w:t>nd</w:t>
      </w:r>
      <w:r>
        <w:rPr>
          <w:rFonts w:ascii="Times New Roman" w:hAnsi="Times New Roman" w:eastAsia="宋体" w:cs="Times New Roman"/>
          <w:sz w:val="24"/>
        </w:rPr>
        <w:t xml:space="preserve"> the empirical study shows that the proposed LASSO-BiLSTM approach can outperform the benchmarks.</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The rest of this study is organized as follows. Section 2 introduces the related models, including LASSO, SVR, ELM, LSTM, BiLSTM, and KELM. Section 3 proposes 29 initially chosen variables in four different categories, six selected variables with the most significant relevance, and the adopted evaluation criteria. Finally, the performances of five neural network models and the other five LASSO-combining models are compared horizontally in Section 4.</w:t>
      </w:r>
    </w:p>
    <w:p>
      <w:pPr>
        <w:keepNext/>
        <w:spacing w:line="360" w:lineRule="auto"/>
        <w:ind w:firstLine="420"/>
        <w:rPr>
          <w:rFonts w:ascii="Times New Roman" w:hAnsi="Times New Roman" w:cs="Times New Roman"/>
        </w:rPr>
      </w:pPr>
      <w:r>
        <w:rPr>
          <w:rStyle w:val="12"/>
        </w:rPr>
        <w:drawing>
          <wp:inline distT="0" distB="0" distL="114300" distR="114300">
            <wp:extent cx="5264785" cy="2871470"/>
            <wp:effectExtent l="0" t="0" r="12065" b="5080"/>
            <wp:docPr id="7" name="图片 7" descr="52191163550112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21911635501129947"/>
                    <pic:cNvPicPr>
                      <a:picLocks noChangeAspect="1"/>
                    </pic:cNvPicPr>
                  </pic:nvPicPr>
                  <pic:blipFill>
                    <a:blip r:embed="rId7"/>
                    <a:stretch>
                      <a:fillRect/>
                    </a:stretch>
                  </pic:blipFill>
                  <pic:spPr>
                    <a:xfrm>
                      <a:off x="0" y="0"/>
                      <a:ext cx="5264785" cy="2871470"/>
                    </a:xfrm>
                    <a:prstGeom prst="rect">
                      <a:avLst/>
                    </a:prstGeom>
                  </pic:spPr>
                </pic:pic>
              </a:graphicData>
            </a:graphic>
          </wp:inline>
        </w:drawing>
      </w:r>
    </w:p>
    <w:p>
      <w:pPr>
        <w:pStyle w:val="2"/>
        <w:jc w:val="center"/>
        <w:rPr>
          <w:rFonts w:ascii="Times New Roman" w:hAnsi="Times New Roman" w:cs="Times New Roman"/>
        </w:rPr>
      </w:pP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A LASSO-BiLSTM-based ensemble learning approach</w:t>
      </w:r>
    </w:p>
    <w:p>
      <w:pPr>
        <w:pStyle w:val="7"/>
        <w:numPr>
          <w:ilvl w:val="0"/>
          <w:numId w:val="2"/>
        </w:numPr>
        <w:spacing w:before="312" w:beforeLines="100" w:beforeAutospacing="0" w:afterAutospacing="0" w:line="360" w:lineRule="auto"/>
        <w:outlineLvl w:val="0"/>
        <w:rPr>
          <w:rFonts w:ascii="Times New Roman" w:hAnsi="Times New Roman" w:eastAsia="宋体"/>
          <w:b/>
          <w:bCs/>
          <w:color w:val="0E101A"/>
          <w:sz w:val="28"/>
          <w:szCs w:val="28"/>
        </w:rPr>
      </w:pPr>
      <w:bookmarkStart w:id="1" w:name="_Toc114151810"/>
      <w:r>
        <w:rPr>
          <w:rFonts w:ascii="Times New Roman" w:hAnsi="Times New Roman" w:eastAsia="宋体"/>
          <w:b/>
          <w:bCs/>
          <w:color w:val="0E101A"/>
          <w:sz w:val="28"/>
          <w:szCs w:val="28"/>
        </w:rPr>
        <w:t>Methodology</w:t>
      </w:r>
      <w:bookmarkEnd w:id="1"/>
    </w:p>
    <w:p>
      <w:pPr>
        <w:spacing w:line="360" w:lineRule="auto"/>
        <w:ind w:firstLine="360"/>
        <w:rPr>
          <w:rFonts w:ascii="Times New Roman" w:hAnsi="Times New Roman" w:cs="Times New Roman"/>
          <w:sz w:val="24"/>
        </w:rPr>
      </w:pPr>
      <w:r>
        <w:rPr>
          <w:rFonts w:ascii="Times New Roman" w:hAnsi="Times New Roman" w:cs="Times New Roman"/>
          <w:sz w:val="24"/>
        </w:rPr>
        <w:t>In this research, we employed several novel approaches for dollar against RMB forecasting. The least absolute shrinkage and selection operator (LASSO) method is used to select several optimal variables out of 2</w:t>
      </w:r>
      <w:r>
        <w:rPr>
          <w:rFonts w:hint="eastAsia" w:ascii="Times New Roman" w:hAnsi="Times New Roman" w:cs="Times New Roman"/>
          <w:sz w:val="24"/>
        </w:rPr>
        <w:t>9</w:t>
      </w:r>
      <w:r>
        <w:rPr>
          <w:rFonts w:ascii="Times New Roman" w:hAnsi="Times New Roman" w:cs="Times New Roman"/>
          <w:sz w:val="24"/>
        </w:rPr>
        <w:t>. Bidirectional long short-term memory (BiLSTM) model, extreme learning machine (ELM), kernel extreme learning machine (KELM), long short-term memory (LSTM), and support vector regression (SVR) models will be used in forecasting dollar against RMB, and its accuracy will be compared amongst these models.</w:t>
      </w:r>
    </w:p>
    <w:p>
      <w:pPr>
        <w:pStyle w:val="13"/>
        <w:spacing w:before="156" w:beforeLines="50" w:line="360" w:lineRule="auto"/>
        <w:ind w:left="0" w:leftChars="0"/>
        <w:outlineLvl w:val="1"/>
        <w:rPr>
          <w:rFonts w:ascii="Times New Roman" w:hAnsi="Times New Roman" w:cs="Times New Roman"/>
          <w:b/>
          <w:bCs/>
          <w:i/>
          <w:iCs/>
          <w:sz w:val="24"/>
        </w:rPr>
      </w:pPr>
      <w:bookmarkStart w:id="2" w:name="_Toc114151811"/>
      <w:r>
        <w:rPr>
          <w:rFonts w:ascii="Times New Roman" w:hAnsi="Times New Roman" w:cs="Times New Roman"/>
          <w:b/>
          <w:bCs/>
          <w:i/>
          <w:iCs/>
          <w:sz w:val="24"/>
        </w:rPr>
        <w:t>2.1 Least absolute shrinkage and selection operator</w:t>
      </w:r>
      <w:bookmarkEnd w:id="2"/>
    </w:p>
    <w:p>
      <w:pPr>
        <w:spacing w:line="360" w:lineRule="auto"/>
        <w:ind w:firstLine="360"/>
        <w:rPr>
          <w:rFonts w:ascii="Times New Roman" w:hAnsi="Times New Roman" w:cs="Times New Roman"/>
          <w:sz w:val="24"/>
        </w:rPr>
      </w:pPr>
      <w:r>
        <w:rPr>
          <w:rFonts w:ascii="Times New Roman" w:hAnsi="Times New Roman" w:cs="Times New Roman"/>
          <w:sz w:val="24"/>
        </w:rPr>
        <w:t>The LASSO is a powerful method for variable selection and constructing regression. Tibshirani (1996) invented this method, which is used to enhance the testing accuracy of the model used afterwa</w:t>
      </w:r>
      <w:r>
        <w:rPr>
          <w:rFonts w:hint="eastAsia" w:ascii="Times New Roman" w:hAnsi="Times New Roman" w:cs="Times New Roman"/>
          <w:sz w:val="24"/>
        </w:rPr>
        <w:t>rd</w:t>
      </w:r>
      <w:r>
        <w:rPr>
          <w:rFonts w:ascii="Times New Roman" w:hAnsi="Times New Roman" w:cs="Times New Roman"/>
          <w:sz w:val="24"/>
        </w:rPr>
        <w:t xml:space="preserve">. The basic idea of LASSO is that it adds a penalty to the model’s residual sum of squares (RSS) (Tibshirani, 1996). It will accelerate the penalty if the RSS exceeds the penalty term; therefore, a regularization process will be applied to shrink some of its coefficients to zero so the penalty will not be too high (Tibshirani, 1997). Thus, only several features are left, and feature selection is achieved. </w:t>
      </w:r>
    </w:p>
    <w:p>
      <w:pPr>
        <w:spacing w:line="360" w:lineRule="auto"/>
        <w:ind w:firstLine="360"/>
        <w:rPr>
          <w:rFonts w:ascii="Times New Roman" w:hAnsi="Times New Roman" w:cs="Times New Roman"/>
          <w:sz w:val="24"/>
        </w:rPr>
      </w:pPr>
      <w:r>
        <w:rPr>
          <w:rFonts w:ascii="Times New Roman" w:hAnsi="Times New Roman" w:cs="Times New Roman"/>
          <w:sz w:val="24"/>
        </w:rPr>
        <w:t>The LASSO method can bring us several advantages. First, the LASSO method can increase the interpretability of the regression model due to the shrinkage of several redundant or least correlated variables. Researchers can then interpret which explanatory variable has the more significant effect on the response variable, eliminating irrelevant variables that are not correlated. Second, this process reduces overfitting. Overfitting usually occurs when the training model has too many explanatory variables. Although the model will work well in training, it does not work well in testing data. The LASSO feature selection method reduces overfitting, where a more accurate prediction of testing data will be achieved. Last, a trade-off between bias and variance will be found. This is because when the penalty term increases, bias increases and variance decreases, thus making the model less complex and reaching a balance between bias and variance.</w:t>
      </w:r>
    </w:p>
    <w:p>
      <w:pPr>
        <w:spacing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In a linear model, we assume the formula will be</w:t>
      </w:r>
    </w:p>
    <w:p>
      <w:pPr>
        <w:spacing w:line="360" w:lineRule="auto"/>
        <w:rPr>
          <w:rFonts w:ascii="Times New Roman" w:hAnsi="Times New Roman" w:cs="Times New Roman"/>
          <w:i/>
          <w:sz w:val="24"/>
          <w:lang w:val="el-GR"/>
        </w:rPr>
      </w:pPr>
      <m:oMathPara>
        <m:oMath>
          <m:r>
            <m:rPr/>
            <w:rPr>
              <w:rFonts w:ascii="Cambria Math" w:hAnsi="Cambria Math" w:cs="Times New Roman"/>
              <w:sz w:val="24"/>
            </w:rPr>
            <m:t>Y=X</m:t>
          </m:r>
          <m:r>
            <m:rPr/>
            <w:rPr>
              <w:rFonts w:ascii="Cambria Math" w:hAnsi="Cambria Math" w:cs="Times New Roman"/>
              <w:sz w:val="24"/>
              <w:lang w:val="el-GR"/>
            </w:rPr>
            <m:t>β+ε</m:t>
          </m:r>
        </m:oMath>
      </m:oMathPara>
    </w:p>
    <w:p>
      <w:pPr>
        <w:spacing w:line="360" w:lineRule="auto"/>
        <w:rPr>
          <w:rFonts w:ascii="Times New Roman" w:hAnsi="Times New Roman" w:cs="Times New Roman"/>
          <w:iCs/>
          <w:sz w:val="24"/>
        </w:rPr>
      </w:pPr>
      <w:r>
        <w:rPr>
          <w:rFonts w:ascii="Times New Roman" w:hAnsi="Times New Roman" w:cs="Times New Roman"/>
          <w:iCs/>
          <w:sz w:val="24"/>
        </w:rPr>
        <w:t>with response variable Y and explanatory variable X. X can also be defined as an X</w:t>
      </w:r>
      <w:r>
        <w:rPr>
          <w:rFonts w:ascii="Times New Roman" w:hAnsi="Times New Roman" w:cs="Times New Roman"/>
          <w:iCs/>
          <w:sz w:val="24"/>
          <w:vertAlign w:val="subscript"/>
        </w:rPr>
        <w:t xml:space="preserve">n*k </w:t>
      </w:r>
      <w:r>
        <w:rPr>
          <w:rFonts w:ascii="Times New Roman" w:hAnsi="Times New Roman" w:cs="Times New Roman"/>
          <w:iCs/>
          <w:sz w:val="24"/>
        </w:rPr>
        <w:t>matrix and Y can be defined as a Y</w:t>
      </w:r>
      <w:r>
        <w:rPr>
          <w:rFonts w:ascii="Times New Roman" w:hAnsi="Times New Roman" w:cs="Times New Roman"/>
          <w:iCs/>
          <w:sz w:val="24"/>
          <w:vertAlign w:val="subscript"/>
        </w:rPr>
        <w:t>n*1</w:t>
      </w:r>
      <w:r>
        <w:rPr>
          <w:rFonts w:ascii="Times New Roman" w:hAnsi="Times New Roman" w:cs="Times New Roman"/>
          <w:iCs/>
          <w:sz w:val="24"/>
        </w:rPr>
        <w:t xml:space="preserve"> matrix in vector form.</w:t>
      </w:r>
    </w:p>
    <w:p>
      <w:pPr>
        <w:spacing w:line="360" w:lineRule="auto"/>
        <w:rPr>
          <w:rFonts w:ascii="Times New Roman" w:hAnsi="Times New Roman" w:cs="Times New Roman"/>
          <w:iCs/>
          <w:sz w:val="24"/>
        </w:rPr>
      </w:pPr>
      <w:r>
        <w:rPr>
          <w:rFonts w:ascii="Times New Roman" w:hAnsi="Times New Roman" w:cs="Times New Roman"/>
          <w:iCs/>
          <w:sz w:val="24"/>
        </w:rPr>
        <w:tab/>
      </w:r>
      <w:r>
        <w:rPr>
          <w:rFonts w:ascii="Times New Roman" w:hAnsi="Times New Roman" w:cs="Times New Roman"/>
          <w:iCs/>
          <w:sz w:val="24"/>
        </w:rPr>
        <w:t>The LASSO minimizes the RSS with an upper bound to the sum of the absolute values of the model parameters. The upper bound is denoted as t.</w:t>
      </w:r>
    </w:p>
    <w:p>
      <w:pPr>
        <w:spacing w:line="360" w:lineRule="auto"/>
        <w:ind w:firstLine="360"/>
        <w:rPr>
          <w:rFonts w:ascii="Times New Roman" w:hAnsi="Times New Roman" w:cs="Times New Roman"/>
          <w:sz w:val="24"/>
        </w:rPr>
      </w:pPr>
      <m:oMathPara>
        <m:oMath>
          <m:r>
            <m:rPr/>
            <w:rPr>
              <w:rFonts w:ascii="Cambria Math" w:hAnsi="Cambria Math" w:cs="Times New Roman"/>
              <w:sz w:val="24"/>
            </w:rPr>
            <m:t>minimize</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nary>
                        <m:naryPr>
                          <m:chr m:val="∑"/>
                          <m:limLoc m:val="undOvr"/>
                          <m:supHide m:val="1"/>
                          <m:ctrlPr>
                            <w:rPr>
                              <w:rFonts w:ascii="Cambria Math" w:hAnsi="Cambria Math" w:cs="Times New Roman"/>
                              <w:i/>
                              <w:sz w:val="24"/>
                            </w:rPr>
                          </m:ctrlPr>
                        </m:naryPr>
                        <m:sub>
                          <m:r>
                            <m:rPr/>
                            <w:rPr>
                              <w:rFonts w:ascii="Cambria Math" w:hAnsi="Cambria Math" w:cs="Times New Roman"/>
                              <w:sz w:val="24"/>
                            </w:rPr>
                            <m:t>j</m:t>
                          </m:r>
                          <m:ctrlPr>
                            <w:rPr>
                              <w:rFonts w:ascii="Cambria Math" w:hAnsi="Cambria Math" w:cs="Times New Roman"/>
                              <w:i/>
                              <w:sz w:val="24"/>
                            </w:rPr>
                          </m:ctrlPr>
                        </m:sub>
                        <m:sup>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Sub>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ctrlPr>
                <w:rPr>
                  <w:rFonts w:ascii="Cambria Math" w:hAnsi="Cambria Math" w:cs="Times New Roman"/>
                  <w:i/>
                  <w:sz w:val="24"/>
                </w:rPr>
              </m:ctrlPr>
            </m:e>
          </m:nary>
        </m:oMath>
      </m:oMathPara>
    </w:p>
    <w:p>
      <w:pPr>
        <w:spacing w:line="360" w:lineRule="auto"/>
        <w:ind w:firstLine="360"/>
        <w:rPr>
          <w:rFonts w:ascii="Times New Roman" w:hAnsi="Times New Roman" w:cs="Times New Roman"/>
          <w:sz w:val="24"/>
        </w:rPr>
      </w:pPr>
      <w:r>
        <w:rPr>
          <w:rFonts w:ascii="Times New Roman" w:hAnsi="Times New Roman" w:cs="Times New Roman"/>
          <w:sz w:val="24"/>
        </w:rPr>
        <w:t>Which also means in vector form, the optimization will be</w:t>
      </w:r>
    </w:p>
    <w:p>
      <w:pPr>
        <w:spacing w:line="360" w:lineRule="auto"/>
        <w:ind w:firstLine="360"/>
        <w:rPr>
          <w:rFonts w:ascii="Times New Roman" w:hAnsi="Times New Roman" w:cs="Times New Roman"/>
          <w:sz w:val="24"/>
        </w:rPr>
      </w:pPr>
      <m:oMathPara>
        <m:oMath>
          <m:r>
            <m:rPr/>
            <w:rPr>
              <w:rFonts w:ascii="Cambria Math" w:hAnsi="Cambria Math" w:cs="Times New Roman"/>
              <w:sz w:val="24"/>
            </w:rPr>
            <m:t xml:space="preserve">minimize </m:t>
          </m:r>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ctrlPr>
                <w:rPr>
                  <w:rFonts w:ascii="Cambria Math" w:hAnsi="Cambria Math" w:cs="Times New Roman"/>
                  <w:i/>
                  <w:sz w:val="24"/>
                </w:rPr>
              </m:ctrlPr>
            </m:e>
          </m:d>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oMath>
      </m:oMathPara>
    </w:p>
    <w:p>
      <w:pPr>
        <w:spacing w:line="360" w:lineRule="auto"/>
        <w:ind w:firstLine="360"/>
        <w:rPr>
          <w:rFonts w:ascii="Times New Roman" w:hAnsi="Times New Roman" w:cs="Times New Roman"/>
          <w:sz w:val="24"/>
        </w:rPr>
      </w:pPr>
      <w:r>
        <w:rPr>
          <w:rFonts w:ascii="Times New Roman" w:hAnsi="Times New Roman" w:cs="Times New Roman"/>
          <w:sz w:val="24"/>
        </w:rPr>
        <w:t xml:space="preserve">A penalty term </w:t>
      </w:r>
      <w:r>
        <w:rPr>
          <w:rFonts w:ascii="Times New Roman" w:hAnsi="Times New Roman" w:cs="Times New Roman"/>
          <w:sz w:val="24"/>
          <w:lang w:val="el-GR"/>
        </w:rPr>
        <w:t>λ</w:t>
      </w:r>
      <w:r>
        <w:rPr>
          <w:rFonts w:ascii="Times New Roman" w:hAnsi="Times New Roman" w:cs="Times New Roman"/>
          <w:sz w:val="24"/>
        </w:rPr>
        <w:t xml:space="preserve"> is added before the sum of model parameter’s absolute value. The larger the penalty term, the more shrinkage the model will be. Therefore, the parameter estimation will be</w:t>
      </w:r>
    </w:p>
    <w:p>
      <w:pPr>
        <w:spacing w:line="360" w:lineRule="auto"/>
        <w:rPr>
          <w:rFonts w:ascii="Times New Roman" w:hAnsi="Times New Roman" w:cs="Times New Roman"/>
          <w:i/>
          <w:sz w:val="24"/>
        </w:rPr>
      </w:pPr>
      <m:oMathPara>
        <m:oMath>
          <m:acc>
            <m:accPr>
              <m:ctrlPr>
                <w:rPr>
                  <w:rFonts w:ascii="Cambria Math" w:hAnsi="Cambria Math" w:cs="Times New Roman"/>
                  <w:i/>
                  <w:sz w:val="24"/>
                </w:rPr>
              </m:ctrlPr>
            </m:accPr>
            <m:e>
              <m:r>
                <m:rPr/>
                <w:rPr>
                  <w:rFonts w:ascii="Cambria Math" w:hAnsi="Cambria Math" w:cs="Times New Roman"/>
                  <w:sz w:val="24"/>
                </w:rPr>
                <m:t>β</m:t>
              </m:r>
              <m:ctrlPr>
                <w:rPr>
                  <w:rFonts w:ascii="Cambria Math" w:hAnsi="Cambria Math" w:cs="Times New Roman"/>
                  <w:i/>
                  <w:sz w:val="24"/>
                </w:rPr>
              </m:ctrlPr>
            </m:e>
          </m:acc>
          <m:d>
            <m:dPr>
              <m:ctrlPr>
                <w:rPr>
                  <w:rFonts w:ascii="Cambria Math" w:hAnsi="Cambria Math" w:cs="Times New Roman"/>
                  <w:i/>
                  <w:sz w:val="24"/>
                </w:rPr>
              </m:ctrlPr>
            </m:dPr>
            <m:e>
              <m:r>
                <m:rPr/>
                <w:rPr>
                  <w:rFonts w:ascii="Cambria Math" w:hAnsi="Cambria Math" w:cs="Times New Roman"/>
                  <w:sz w:val="24"/>
                </w:rPr>
                <m:t>λ</m:t>
              </m:r>
              <m:ctrlPr>
                <w:rPr>
                  <w:rFonts w:ascii="Cambria Math" w:hAnsi="Cambria Math" w:cs="Times New Roman"/>
                  <w:i/>
                  <w:sz w:val="24"/>
                </w:rPr>
              </m:ctrlPr>
            </m:e>
          </m:d>
          <m:r>
            <m:rPr/>
            <w:rPr>
              <w:rFonts w:ascii="Cambria Math" w:hAnsi="Cambria Math" w:cs="Times New Roman"/>
              <w:sz w:val="24"/>
            </w:rPr>
            <m:t>=</m:t>
          </m:r>
          <m:func>
            <m:funcPr>
              <m:ctrlPr>
                <w:rPr>
                  <w:rFonts w:ascii="Cambria Math" w:hAnsi="Cambria Math" w:cs="Times New Roman"/>
                  <w:i/>
                  <w:sz w:val="24"/>
                </w:rPr>
              </m:ctrlPr>
            </m:funcPr>
            <m:fName>
              <m:limLow>
                <m:limLowPr>
                  <m:ctrlPr>
                    <w:rPr>
                      <w:rFonts w:ascii="Cambria Math" w:hAnsi="Cambria Math" w:cs="Times New Roman"/>
                      <w:i/>
                      <w:sz w:val="24"/>
                    </w:rPr>
                  </m:ctrlPr>
                </m:limLowPr>
                <m:e>
                  <m:r>
                    <m:rPr>
                      <m:sty m:val="p"/>
                    </m:rPr>
                    <w:rPr>
                      <w:rFonts w:ascii="Cambria Math" w:hAnsi="Cambria Math" w:cs="Times New Roman"/>
                      <w:sz w:val="24"/>
                    </w:rPr>
                    <m:t xml:space="preserve">argmin  </m:t>
                  </m:r>
                  <m:ctrlPr>
                    <w:rPr>
                      <w:rFonts w:ascii="Cambria Math" w:hAnsi="Cambria Math" w:cs="Times New Roman"/>
                      <w:i/>
                      <w:sz w:val="24"/>
                    </w:rPr>
                  </m:ctrlPr>
                </m:e>
                <m:lim>
                  <m:r>
                    <m:rPr/>
                    <w:rPr>
                      <w:rFonts w:ascii="Cambria Math" w:hAnsi="Cambria Math" w:cs="Times New Roman"/>
                      <w:sz w:val="24"/>
                      <w:lang w:val="el-GR"/>
                    </w:rPr>
                    <m:t>β</m:t>
                  </m:r>
                  <m:ctrlPr>
                    <w:rPr>
                      <w:rFonts w:ascii="Cambria Math" w:hAnsi="Cambria Math" w:cs="Times New Roman"/>
                      <w:i/>
                      <w:sz w:val="24"/>
                    </w:rPr>
                  </m:ctrlPr>
                </m:lim>
              </m:limLow>
              <m:ctrlPr>
                <w:rPr>
                  <w:rFonts w:ascii="Cambria Math" w:hAnsi="Cambria Math" w:cs="Times New Roman"/>
                  <w:i/>
                  <w:sz w:val="24"/>
                </w:rPr>
              </m:ctrlPr>
            </m:fName>
            <m:e>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r>
                    <m:rPr/>
                    <w:rPr>
                      <w:rFonts w:ascii="Cambria Math" w:hAnsi="Cambria Math" w:cs="Times New Roman"/>
                      <w:sz w:val="24"/>
                    </w:rPr>
                    <m:t>+</m:t>
                  </m:r>
                  <m:r>
                    <m:rPr/>
                    <w:rPr>
                      <w:rFonts w:ascii="Cambria Math" w:hAnsi="Cambria Math" w:cs="Times New Roman"/>
                      <w:sz w:val="24"/>
                      <w:lang w:val="el-GR"/>
                    </w:rPr>
                    <m:t>λ</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func>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For some values of j, </w:t>
      </w:r>
      <w:r>
        <w:rPr>
          <w:rFonts w:ascii="Times New Roman" w:hAnsi="Times New Roman" w:cs="Times New Roman"/>
          <w:sz w:val="24"/>
          <w:lang w:val="el-GR"/>
        </w:rPr>
        <w:t>β</w:t>
      </w:r>
      <w:r>
        <w:rPr>
          <w:rFonts w:ascii="Times New Roman" w:hAnsi="Times New Roman" w:cs="Times New Roman"/>
          <w:sz w:val="24"/>
          <w:vertAlign w:val="subscript"/>
        </w:rPr>
        <w:t>j</w:t>
      </w:r>
      <w:r>
        <w:rPr>
          <w:rFonts w:ascii="Times New Roman" w:hAnsi="Times New Roman" w:cs="Times New Roman"/>
          <w:sz w:val="24"/>
        </w:rPr>
        <w:t>(</w:t>
      </w:r>
      <w:r>
        <w:rPr>
          <w:rFonts w:ascii="Times New Roman" w:hAnsi="Times New Roman" w:cs="Times New Roman"/>
          <w:sz w:val="24"/>
          <w:lang w:val="el-GR"/>
        </w:rPr>
        <w:t>λ</w:t>
      </w:r>
      <w:r>
        <w:rPr>
          <w:rFonts w:ascii="Times New Roman" w:hAnsi="Times New Roman" w:cs="Times New Roman"/>
          <w:sz w:val="24"/>
        </w:rPr>
        <w:t>) = 0. In this circumstance, these features with coefficient = 0 will be excluded from the model. Note that the penalty value is changed by researchers. Therefore, the LASSO method of feature selection is a useful method for feature selection in machine learning.</w:t>
      </w:r>
    </w:p>
    <w:p>
      <w:pPr>
        <w:pStyle w:val="13"/>
        <w:spacing w:before="156" w:beforeLines="50" w:line="360" w:lineRule="auto"/>
        <w:ind w:left="0" w:leftChars="0"/>
        <w:outlineLvl w:val="1"/>
        <w:rPr>
          <w:rFonts w:ascii="Times New Roman" w:hAnsi="Times New Roman" w:cs="Times New Roman"/>
          <w:b/>
          <w:bCs/>
          <w:i/>
          <w:iCs/>
          <w:sz w:val="24"/>
        </w:rPr>
      </w:pPr>
      <w:bookmarkStart w:id="3" w:name="_Toc114151812"/>
      <w:r>
        <w:rPr>
          <w:rFonts w:ascii="Times New Roman" w:hAnsi="Times New Roman" w:cs="Times New Roman"/>
          <w:b/>
          <w:bCs/>
          <w:i/>
          <w:iCs/>
          <w:sz w:val="24"/>
        </w:rPr>
        <w:t>2.2 Long short-term memory and bidirectional long short-term memory</w:t>
      </w:r>
      <w:bookmarkEnd w:id="3"/>
    </w:p>
    <w:p>
      <w:pPr>
        <w:spacing w:line="360" w:lineRule="auto"/>
        <w:ind w:firstLine="360"/>
        <w:rPr>
          <w:rFonts w:ascii="Times New Roman" w:hAnsi="Times New Roman" w:cs="Times New Roman"/>
          <w:sz w:val="24"/>
        </w:rPr>
      </w:pPr>
      <w:r>
        <w:rPr>
          <w:rFonts w:ascii="Times New Roman" w:hAnsi="Times New Roman" w:cs="Times New Roman"/>
          <w:sz w:val="24"/>
        </w:rPr>
        <w:t>The long short-term memory (LSTM) and bidirectional long short-term memory (BiLSTM) are modeling techniques that can predict a variable based on existing variables. BiLSTM is a bidirectional LSTM approach that can detect both positive and negative cues. Both methods are instrumental, where many explanatory variables need to be explained.</w:t>
      </w:r>
    </w:p>
    <w:p>
      <w:pPr>
        <w:spacing w:line="360" w:lineRule="auto"/>
        <w:ind w:firstLine="360"/>
        <w:rPr>
          <w:rFonts w:ascii="Times New Roman" w:hAnsi="Times New Roman" w:cs="Times New Roman"/>
          <w:sz w:val="24"/>
        </w:rPr>
      </w:pPr>
      <w:r>
        <w:rPr>
          <w:rFonts w:ascii="Times New Roman" w:hAnsi="Times New Roman" w:cs="Times New Roman"/>
          <w:sz w:val="24"/>
        </w:rPr>
        <w:t>Hochreiter and Schmidhuber (1997) invented the LSTM approach. The key idea behind the LSTM approach is to regulate the cell states by using three gates, the input, forget, and output gates. The forget gate determines whether the information should be kept or forgotten. The input gate determines how much information appears in the input values. The output gate controls information output from the cell state to the hidden state (</w:t>
      </w:r>
      <w:r>
        <w:rPr>
          <w:rFonts w:ascii="Times New Roman" w:hAnsi="Times New Roman" w:cs="Times New Roman"/>
          <w:color w:val="222222"/>
          <w:sz w:val="24"/>
          <w:shd w:val="clear" w:color="auto" w:fill="FFFFFF"/>
        </w:rPr>
        <w:t>Hochreiter &amp; Schmidhuber, 1997</w:t>
      </w:r>
      <w:r>
        <w:rPr>
          <w:rFonts w:ascii="Times New Roman" w:hAnsi="Times New Roman" w:cs="Times New Roman"/>
          <w:sz w:val="24"/>
        </w:rPr>
        <w:t>). Figure 2 demonstrates the architecture of LSTM.</w:t>
      </w:r>
    </w:p>
    <w:p>
      <w:pPr>
        <w:spacing w:line="360" w:lineRule="auto"/>
        <w:ind w:firstLine="360"/>
        <w:rPr>
          <w:rFonts w:ascii="Times New Roman" w:hAnsi="Times New Roman" w:cs="Times New Roman"/>
          <w:sz w:val="24"/>
        </w:rPr>
      </w:pPr>
    </w:p>
    <w:p>
      <w:pPr>
        <w:keepNext/>
        <w:spacing w:line="360" w:lineRule="auto"/>
        <w:jc w:val="center"/>
        <w:rPr>
          <w:rFonts w:ascii="Times New Roman" w:hAnsi="Times New Roman" w:cs="Times New Roman"/>
        </w:rPr>
      </w:pPr>
      <w:r>
        <w:rPr>
          <w:rFonts w:hint="eastAsia" w:ascii="Times New Roman" w:hAnsi="Times New Roman" w:cs="Times New Roman"/>
        </w:rPr>
        <w:drawing>
          <wp:inline distT="0" distB="0" distL="114300" distR="114300">
            <wp:extent cx="5253355" cy="1973580"/>
            <wp:effectExtent l="0" t="0" r="4445" b="7620"/>
            <wp:docPr id="2" name="图片 2" descr="32370002634357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3700026343571066"/>
                    <pic:cNvPicPr>
                      <a:picLocks noChangeAspect="1"/>
                    </pic:cNvPicPr>
                  </pic:nvPicPr>
                  <pic:blipFill>
                    <a:blip r:embed="rId8"/>
                    <a:stretch>
                      <a:fillRect/>
                    </a:stretch>
                  </pic:blipFill>
                  <pic:spPr>
                    <a:xfrm>
                      <a:off x="0" y="0"/>
                      <a:ext cx="5253355" cy="1973580"/>
                    </a:xfrm>
                    <a:prstGeom prst="rect">
                      <a:avLst/>
                    </a:prstGeom>
                  </pic:spPr>
                </pic:pic>
              </a:graphicData>
            </a:graphic>
          </wp:inline>
        </w:drawing>
      </w: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Graphical representation of LSTM</w:t>
      </w:r>
    </w:p>
    <w:p/>
    <w:p>
      <w:pPr>
        <w:spacing w:line="360" w:lineRule="auto"/>
        <w:ind w:firstLine="360"/>
        <w:rPr>
          <w:rFonts w:ascii="Times New Roman" w:hAnsi="Times New Roman" w:cs="Times New Roman"/>
          <w:sz w:val="24"/>
        </w:rPr>
      </w:pPr>
      <w:r>
        <w:rPr>
          <w:rFonts w:ascii="Times New Roman" w:hAnsi="Times New Roman" w:cs="Times New Roman"/>
          <w:sz w:val="24"/>
        </w:rPr>
        <w:t xml:space="preserve">LSTM replaces the nodes of the recurring neural network (RNN) model with special cells, which solves RNN’s vanishing gradient problem (Aslan et al., 2021). The LSTM calculated the hidden state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sz w:val="24"/>
        </w:rPr>
        <w:t>, for gates, transformation, and state update, at time</w:t>
      </w:r>
      <w:r>
        <w:rPr>
          <w:rFonts w:ascii="Times New Roman" w:hAnsi="Times New Roman" w:cs="Times New Roman"/>
          <w:i/>
          <w:iCs/>
          <w:sz w:val="24"/>
        </w:rPr>
        <w:t xml:space="preserve"> t </w:t>
      </w:r>
      <w:r>
        <w:rPr>
          <w:rFonts w:ascii="Times New Roman" w:hAnsi="Times New Roman" w:cs="Times New Roman"/>
          <w:sz w:val="24"/>
        </w:rPr>
        <w:t>(</w:t>
      </w:r>
      <w:r>
        <w:rPr>
          <w:rFonts w:ascii="Times New Roman" w:hAnsi="Times New Roman" w:cs="Times New Roman"/>
          <w:color w:val="222222"/>
          <w:sz w:val="24"/>
          <w:shd w:val="clear" w:color="auto" w:fill="FFFFFF"/>
        </w:rPr>
        <w:t>Sherstinsky, 2020</w:t>
      </w:r>
      <w:r>
        <w:rPr>
          <w:rFonts w:ascii="Times New Roman" w:hAnsi="Times New Roman" w:cs="Times New Roman"/>
          <w:sz w:val="24"/>
        </w:rPr>
        <w:t xml:space="preserve">). The initial data sequence inputted into the LSTM is represented as </w:t>
      </w:r>
      <w:r>
        <w:rPr>
          <w:rFonts w:ascii="Times New Roman" w:hAnsi="Times New Roman" w:cs="Times New Roman"/>
          <w:i/>
          <w:iCs/>
          <w:sz w:val="24"/>
        </w:rPr>
        <w:t>x</w:t>
      </w:r>
      <w:r>
        <w:rPr>
          <w:rFonts w:ascii="Times New Roman" w:hAnsi="Times New Roman" w:cs="Times New Roman"/>
          <w:i/>
          <w:iCs/>
          <w:sz w:val="24"/>
          <w:vertAlign w:val="subscript"/>
        </w:rPr>
        <w:t>1</w:t>
      </w:r>
      <w:r>
        <w:rPr>
          <w:rFonts w:ascii="Times New Roman" w:hAnsi="Times New Roman" w:cs="Times New Roman"/>
          <w:i/>
          <w:iCs/>
          <w:sz w:val="24"/>
        </w:rPr>
        <w:t>, x</w:t>
      </w:r>
      <w:r>
        <w:rPr>
          <w:rFonts w:ascii="Times New Roman" w:hAnsi="Times New Roman" w:cs="Times New Roman"/>
          <w:i/>
          <w:iCs/>
          <w:sz w:val="24"/>
          <w:vertAlign w:val="subscript"/>
        </w:rPr>
        <w:t>2</w:t>
      </w:r>
      <w:r>
        <w:rPr>
          <w:rFonts w:ascii="Times New Roman" w:hAnsi="Times New Roman" w:cs="Times New Roman"/>
          <w:i/>
          <w:iCs/>
          <w:sz w:val="24"/>
        </w:rPr>
        <w:t>, …, x</w:t>
      </w:r>
      <w:r>
        <w:rPr>
          <w:rFonts w:ascii="Times New Roman" w:hAnsi="Times New Roman" w:cs="Times New Roman"/>
          <w:i/>
          <w:iCs/>
          <w:sz w:val="24"/>
          <w:vertAlign w:val="subscript"/>
        </w:rPr>
        <w:t>n</w:t>
      </w:r>
      <w:r>
        <w:rPr>
          <w:rFonts w:ascii="Times New Roman" w:hAnsi="Times New Roman" w:cs="Times New Roman"/>
          <w:sz w:val="24"/>
        </w:rPr>
        <w:t xml:space="preserve">. The LSTM model can be described as follows: </w:t>
      </w:r>
    </w:p>
    <w:p>
      <w:pPr>
        <w:spacing w:line="360" w:lineRule="auto"/>
        <w:ind w:firstLine="360"/>
        <w:rPr>
          <w:rFonts w:ascii="Times New Roman" w:hAnsi="Times New Roman" w:cs="Times New Roman"/>
          <w:sz w:val="24"/>
        </w:rPr>
      </w:pPr>
      <w:r>
        <w:rPr>
          <w:rFonts w:ascii="Times New Roman" w:hAnsi="Times New Roman" w:cs="Times New Roman"/>
          <w:sz w:val="24"/>
        </w:rPr>
        <w:t>Gates:</w:t>
      </w:r>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ind w:firstLine="360"/>
        <w:rPr>
          <w:rFonts w:ascii="Times New Roman" w:hAnsi="Times New Roman" w:cs="Times New Roman"/>
          <w:sz w:val="24"/>
        </w:rPr>
      </w:pPr>
      <w:r>
        <w:rPr>
          <w:rFonts w:ascii="Times New Roman" w:hAnsi="Times New Roman" w:cs="Times New Roman"/>
          <w:sz w:val="24"/>
        </w:rPr>
        <w:t xml:space="preserve">Transformation: </w:t>
      </w:r>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ind w:firstLine="360"/>
        <w:rPr>
          <w:rFonts w:ascii="Times New Roman" w:hAnsi="Times New Roman" w:cs="Times New Roman"/>
          <w:sz w:val="24"/>
        </w:rPr>
      </w:pPr>
      <w:r>
        <w:rPr>
          <w:rFonts w:ascii="Times New Roman" w:hAnsi="Times New Roman" w:cs="Times New Roman"/>
          <w:sz w:val="24"/>
        </w:rPr>
        <w:t xml:space="preserve">State update: </w:t>
      </w:r>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oMath>
      </m:oMathPara>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w:r>
        <w:rPr>
          <w:rFonts w:ascii="Times New Roman" w:hAnsi="Times New Roman" w:cs="Times New Roman"/>
          <w:i/>
          <w:iCs/>
          <w:sz w:val="24"/>
        </w:rPr>
        <w:t>f</w:t>
      </w:r>
      <w:r>
        <w:rPr>
          <w:rFonts w:ascii="Times New Roman" w:hAnsi="Times New Roman" w:cs="Times New Roman"/>
          <w:i/>
          <w:iCs/>
          <w:sz w:val="24"/>
          <w:vertAlign w:val="subscript"/>
        </w:rPr>
        <w:t>t</w:t>
      </w:r>
      <w:r>
        <w:rPr>
          <w:rFonts w:ascii="Times New Roman" w:hAnsi="Times New Roman" w:cs="Times New Roman"/>
          <w:i/>
          <w:iCs/>
          <w:sz w:val="24"/>
        </w:rPr>
        <w:t>, i</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 xml:space="preserve">and </w:t>
      </w:r>
      <w:r>
        <w:rPr>
          <w:rFonts w:ascii="Times New Roman" w:hAnsi="Times New Roman" w:cs="Times New Roman"/>
          <w:i/>
          <w:iCs/>
          <w:sz w:val="24"/>
        </w:rPr>
        <w:t>o</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are three gates,</w:t>
      </w:r>
      <w:r>
        <w:rPr>
          <w:rFonts w:ascii="Times New Roman" w:hAnsi="Times New Roman" w:cs="Times New Roman"/>
          <w:i/>
          <w:iCs/>
          <w:sz w:val="24"/>
        </w:rPr>
        <w:t xml:space="preserve"> C</w:t>
      </w:r>
      <w:r>
        <w:rPr>
          <w:rFonts w:ascii="Times New Roman" w:hAnsi="Times New Roman" w:cs="Times New Roman"/>
          <w:i/>
          <w:iCs/>
          <w:sz w:val="24"/>
          <w:vertAlign w:val="subscript"/>
        </w:rPr>
        <w:t>t</w:t>
      </w:r>
      <w:r>
        <w:rPr>
          <w:rFonts w:ascii="Times New Roman" w:hAnsi="Times New Roman" w:cs="Times New Roman"/>
          <w:sz w:val="24"/>
        </w:rPr>
        <w:t xml:space="preserve"> represents the cell state, and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represents the hidden state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xml:space="preserve">). </w:t>
      </w:r>
      <w:r>
        <w:rPr>
          <w:rFonts w:ascii="Times New Roman" w:hAnsi="Times New Roman" w:cs="Times New Roman"/>
          <w:i/>
          <w:iCs/>
          <w:sz w:val="24"/>
        </w:rPr>
        <w:t>W</w:t>
      </w:r>
      <w:r>
        <w:rPr>
          <w:rFonts w:ascii="Times New Roman" w:hAnsi="Times New Roman" w:cs="Times New Roman"/>
          <w:sz w:val="24"/>
        </w:rPr>
        <w:t xml:space="preserve"> and </w:t>
      </w:r>
      <w:r>
        <w:rPr>
          <w:rFonts w:ascii="Times New Roman" w:hAnsi="Times New Roman" w:cs="Times New Roman"/>
          <w:i/>
          <w:iCs/>
          <w:sz w:val="24"/>
        </w:rPr>
        <w:t>b</w:t>
      </w:r>
      <w:r>
        <w:rPr>
          <w:rFonts w:ascii="Times New Roman" w:hAnsi="Times New Roman" w:cs="Times New Roman"/>
          <w:sz w:val="24"/>
        </w:rPr>
        <w:t xml:space="preserve"> are cell parameters. These structures work together to form a network, where inputs can pass by getting through these functions and outputted from the hidden state. </w:t>
      </w:r>
    </w:p>
    <w:p>
      <w:pPr>
        <w:spacing w:line="360" w:lineRule="auto"/>
        <w:ind w:firstLine="360"/>
        <w:rPr>
          <w:rFonts w:ascii="Times New Roman" w:hAnsi="Times New Roman" w:cs="Times New Roman"/>
          <w:sz w:val="24"/>
        </w:rPr>
      </w:pPr>
      <w:r>
        <w:rPr>
          <w:rFonts w:ascii="Times New Roman" w:hAnsi="Times New Roman" w:cs="Times New Roman"/>
          <w:sz w:val="24"/>
        </w:rPr>
        <w:drawing>
          <wp:anchor distT="0" distB="0" distL="114300" distR="114300" simplePos="0" relativeHeight="251659264" behindDoc="1" locked="0" layoutInCell="1" allowOverlap="1">
            <wp:simplePos x="0" y="0"/>
            <wp:positionH relativeFrom="column">
              <wp:posOffset>299720</wp:posOffset>
            </wp:positionH>
            <wp:positionV relativeFrom="paragraph">
              <wp:posOffset>1247140</wp:posOffset>
            </wp:positionV>
            <wp:extent cx="4957445" cy="3213100"/>
            <wp:effectExtent l="0" t="0" r="0" b="0"/>
            <wp:wrapTight wrapText="bothSides">
              <wp:wrapPolygon>
                <wp:start x="0" y="0"/>
                <wp:lineTo x="0" y="21515"/>
                <wp:lineTo x="21525" y="21515"/>
                <wp:lineTo x="21525"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957445" cy="3213100"/>
                    </a:xfrm>
                    <a:prstGeom prst="rect">
                      <a:avLst/>
                    </a:prstGeom>
                  </pic:spPr>
                </pic:pic>
              </a:graphicData>
            </a:graphic>
          </wp:anchor>
        </w:drawing>
      </w:r>
      <w:r>
        <w:rPr>
          <w:rFonts w:ascii="Times New Roman" w:hAnsi="Times New Roman" w:cs="Times New Roman"/>
          <w:sz w:val="24"/>
        </w:rPr>
        <w:t xml:space="preserve">On the other hand, BiLSTM is a bidirectional LSTM approach, and it is more complicated than LSTM. BiLSTM contains </w:t>
      </w:r>
      <w:r>
        <w:rPr>
          <w:rFonts w:hint="eastAsia" w:ascii="Times New Roman" w:hAnsi="Times New Roman" w:cs="Times New Roman"/>
          <w:sz w:val="24"/>
        </w:rPr>
        <w:t>five</w:t>
      </w:r>
      <w:r>
        <w:rPr>
          <w:rFonts w:ascii="Times New Roman" w:hAnsi="Times New Roman" w:cs="Times New Roman"/>
          <w:sz w:val="24"/>
        </w:rPr>
        <w:t xml:space="preserve"> layers, input layer, embedding layer, BiLSTM layer, concatenation layer, and output layer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Figure 3 demonstrates the architecture of the BiLSTM model.</w:t>
      </w:r>
    </w:p>
    <w:p>
      <w:pPr>
        <w:keepNext/>
        <w:jc w:val="center"/>
        <w:rPr>
          <w:rFonts w:ascii="Times New Roman" w:hAnsi="Times New Roman" w:cs="Times New Roman"/>
        </w:rPr>
      </w:pP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Graphical representation of BiLSTM</w:t>
      </w:r>
    </w:p>
    <w:p>
      <w:pPr>
        <w:spacing w:line="360" w:lineRule="auto"/>
        <w:ind w:firstLine="360"/>
        <w:rPr>
          <w:rFonts w:ascii="Times New Roman" w:hAnsi="Times New Roman" w:cs="Times New Roman"/>
          <w:sz w:val="24"/>
        </w:rPr>
      </w:pPr>
      <w:r>
        <w:rPr>
          <w:rFonts w:ascii="Times New Roman" w:hAnsi="Times New Roman" w:cs="Times New Roman"/>
          <w:sz w:val="24"/>
        </w:rPr>
        <w:t xml:space="preserve">In the first layer, the input layer, let </w:t>
      </w:r>
      <w:r>
        <w:rPr>
          <w:rFonts w:ascii="Times New Roman" w:hAnsi="Times New Roman" w:cs="Times New Roman"/>
          <w:i/>
          <w:iCs/>
          <w:sz w:val="24"/>
        </w:rPr>
        <w:t>D = d</w:t>
      </w:r>
      <w:r>
        <w:rPr>
          <w:rFonts w:ascii="Times New Roman" w:hAnsi="Times New Roman" w:cs="Times New Roman"/>
          <w:i/>
          <w:iCs/>
          <w:sz w:val="24"/>
          <w:vertAlign w:val="subscript"/>
        </w:rPr>
        <w:t>1</w:t>
      </w:r>
      <w:r>
        <w:rPr>
          <w:rFonts w:ascii="Times New Roman" w:hAnsi="Times New Roman" w:cs="Times New Roman"/>
          <w:i/>
          <w:iCs/>
          <w:sz w:val="24"/>
        </w:rPr>
        <w:t>, d</w:t>
      </w:r>
      <w:r>
        <w:rPr>
          <w:rFonts w:ascii="Times New Roman" w:hAnsi="Times New Roman" w:cs="Times New Roman"/>
          <w:i/>
          <w:iCs/>
          <w:sz w:val="24"/>
          <w:vertAlign w:val="subscript"/>
        </w:rPr>
        <w:t>2</w:t>
      </w:r>
      <w:r>
        <w:rPr>
          <w:rFonts w:ascii="Times New Roman" w:hAnsi="Times New Roman" w:cs="Times New Roman"/>
          <w:i/>
          <w:iCs/>
          <w:sz w:val="24"/>
        </w:rPr>
        <w:t>, d</w:t>
      </w:r>
      <w:r>
        <w:rPr>
          <w:rFonts w:ascii="Times New Roman" w:hAnsi="Times New Roman" w:cs="Times New Roman"/>
          <w:i/>
          <w:iCs/>
          <w:sz w:val="24"/>
          <w:vertAlign w:val="subscript"/>
        </w:rPr>
        <w:t>3</w:t>
      </w:r>
      <w:r>
        <w:rPr>
          <w:rFonts w:ascii="Times New Roman" w:hAnsi="Times New Roman" w:cs="Times New Roman"/>
          <w:i/>
          <w:iCs/>
          <w:sz w:val="24"/>
        </w:rPr>
        <w:t>, …, d</w:t>
      </w:r>
      <w:r>
        <w:rPr>
          <w:rFonts w:ascii="Times New Roman" w:hAnsi="Times New Roman" w:cs="Times New Roman"/>
          <w:i/>
          <w:iCs/>
          <w:sz w:val="24"/>
          <w:vertAlign w:val="subscript"/>
        </w:rPr>
        <w:t>v</w:t>
      </w:r>
      <w:r>
        <w:rPr>
          <w:rFonts w:ascii="Times New Roman" w:hAnsi="Times New Roman" w:cs="Times New Roman"/>
          <w:sz w:val="24"/>
          <w:vertAlign w:val="subscript"/>
        </w:rPr>
        <w:t xml:space="preserve"> </w:t>
      </w:r>
      <w:r>
        <w:rPr>
          <w:rFonts w:ascii="Times New Roman" w:hAnsi="Times New Roman" w:cs="Times New Roman"/>
          <w:sz w:val="24"/>
        </w:rPr>
        <w:t xml:space="preserve">be the total number of dimensions the data input. Then, </w:t>
      </w:r>
      <w:r>
        <w:rPr>
          <w:rFonts w:ascii="Times New Roman" w:hAnsi="Times New Roman" w:cs="Times New Roman"/>
          <w:i/>
          <w:iCs/>
          <w:sz w:val="24"/>
        </w:rPr>
        <w:t>i</w:t>
      </w:r>
      <w:r>
        <w:rPr>
          <w:rFonts w:ascii="Times New Roman" w:hAnsi="Times New Roman" w:cs="Times New Roman"/>
          <w:i/>
          <w:iCs/>
          <w:sz w:val="24"/>
          <w:vertAlign w:val="subscript"/>
        </w:rPr>
        <w:t>1</w:t>
      </w:r>
      <w:r>
        <w:rPr>
          <w:rFonts w:ascii="Times New Roman" w:hAnsi="Times New Roman" w:cs="Times New Roman"/>
          <w:i/>
          <w:iCs/>
          <w:sz w:val="24"/>
        </w:rPr>
        <w:t>, i</w:t>
      </w:r>
      <w:r>
        <w:rPr>
          <w:rFonts w:ascii="Times New Roman" w:hAnsi="Times New Roman" w:cs="Times New Roman"/>
          <w:i/>
          <w:iCs/>
          <w:sz w:val="24"/>
          <w:vertAlign w:val="subscript"/>
        </w:rPr>
        <w:t>2</w:t>
      </w:r>
      <w:r>
        <w:rPr>
          <w:rFonts w:ascii="Times New Roman" w:hAnsi="Times New Roman" w:cs="Times New Roman"/>
          <w:i/>
          <w:iCs/>
          <w:sz w:val="24"/>
        </w:rPr>
        <w:t>, i</w:t>
      </w:r>
      <w:r>
        <w:rPr>
          <w:rFonts w:ascii="Times New Roman" w:hAnsi="Times New Roman" w:cs="Times New Roman"/>
          <w:i/>
          <w:iCs/>
          <w:sz w:val="24"/>
          <w:vertAlign w:val="subscript"/>
        </w:rPr>
        <w:t>3</w:t>
      </w:r>
      <w:r>
        <w:rPr>
          <w:rFonts w:ascii="Times New Roman" w:hAnsi="Times New Roman" w:cs="Times New Roman"/>
          <w:i/>
          <w:iCs/>
          <w:sz w:val="24"/>
        </w:rPr>
        <w:t>, …, i</w:t>
      </w:r>
      <w:r>
        <w:rPr>
          <w:rFonts w:ascii="Times New Roman" w:hAnsi="Times New Roman" w:cs="Times New Roman"/>
          <w:i/>
          <w:iCs/>
          <w:sz w:val="24"/>
          <w:vertAlign w:val="subscript"/>
        </w:rPr>
        <w:t>n</w:t>
      </w:r>
      <w:r>
        <w:rPr>
          <w:rFonts w:ascii="Times New Roman" w:hAnsi="Times New Roman" w:cs="Times New Roman"/>
          <w:sz w:val="24"/>
        </w:rPr>
        <w:t xml:space="preserve"> be the total unique indices in each dimension. The data is now carried as a sequence of unique indices that allows the embedding layer and BiLSTM layer to compute (</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input layer processes data into the machine and organizes it, preparing for later data processing and model running.</w:t>
      </w:r>
    </w:p>
    <w:p>
      <w:pPr>
        <w:spacing w:line="360" w:lineRule="auto"/>
        <w:ind w:firstLine="360"/>
        <w:rPr>
          <w:rFonts w:ascii="Times New Roman" w:hAnsi="Times New Roman" w:cs="Times New Roman"/>
          <w:sz w:val="24"/>
        </w:rPr>
      </w:pPr>
      <w:r>
        <w:rPr>
          <w:rFonts w:ascii="Times New Roman" w:hAnsi="Times New Roman" w:cs="Times New Roman"/>
          <w:sz w:val="24"/>
        </w:rPr>
        <w:t xml:space="preserve">The embedding layer transformed the input into an embedding matrix with dimension </w:t>
      </w:r>
      <w:r>
        <w:rPr>
          <w:rFonts w:ascii="Times New Roman" w:hAnsi="Times New Roman" w:cs="Times New Roman"/>
          <w:i/>
          <w:iCs/>
          <w:sz w:val="24"/>
        </w:rPr>
        <w:t>n*d</w:t>
      </w:r>
      <w:r>
        <w:rPr>
          <w:rFonts w:ascii="Times New Roman" w:hAnsi="Times New Roman" w:cs="Times New Roman"/>
          <w:sz w:val="24"/>
        </w:rPr>
        <w:t xml:space="preserve">, where </w:t>
      </w:r>
      <w:r>
        <w:rPr>
          <w:rFonts w:ascii="Times New Roman" w:hAnsi="Times New Roman" w:cs="Times New Roman"/>
          <w:i/>
          <w:iCs/>
          <w:sz w:val="24"/>
        </w:rPr>
        <w:t>n</w:t>
      </w:r>
      <w:r>
        <w:rPr>
          <w:rFonts w:ascii="Times New Roman" w:hAnsi="Times New Roman" w:cs="Times New Roman"/>
          <w:sz w:val="24"/>
        </w:rPr>
        <w:t xml:space="preserve"> depicts the number of indices in dimension </w:t>
      </w:r>
      <w:r>
        <w:rPr>
          <w:rFonts w:ascii="Times New Roman" w:hAnsi="Times New Roman" w:cs="Times New Roman"/>
          <w:i/>
          <w:iCs/>
          <w:sz w:val="24"/>
        </w:rPr>
        <w:t xml:space="preserve">d </w:t>
      </w:r>
      <w:r>
        <w:rPr>
          <w:rFonts w:ascii="Times New Roman" w:hAnsi="Times New Roman" w:cs="Times New Roman"/>
          <w:sz w:val="24"/>
        </w:rPr>
        <w:t>(</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resulting embedding matrix X looks approximately like the following.</w:t>
      </w:r>
    </w:p>
    <w:p>
      <w:pPr>
        <w:spacing w:line="360" w:lineRule="auto"/>
        <w:rPr>
          <w:rFonts w:ascii="Times New Roman" w:hAnsi="Times New Roman" w:cs="Times New Roman"/>
          <w:sz w:val="24"/>
        </w:rPr>
      </w:pPr>
      <m:oMathPara>
        <m:oMath>
          <m:r>
            <m:rPr/>
            <w:rPr>
              <w:rFonts w:ascii="Cambria Math" w:hAnsi="Cambria Math" w:cs="Times New Roman"/>
              <w:sz w:val="24"/>
            </w:rPr>
            <m:t xml:space="preserve">X= </m:t>
          </m:r>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 xml:space="preserve">      ⋮</m:t>
                          </m:r>
                          <m:ctrlPr>
                            <w:rPr>
                              <w:rFonts w:ascii="Cambria Math" w:hAnsi="Cambria Math" w:cs="Times New Roman"/>
                              <w:i/>
                              <w:sz w:val="24"/>
                            </w:rPr>
                          </m:ctrlPr>
                        </m:e>
                      </m:mr>
                    </m:m>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 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 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d>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BiLSTM layer processes the pre-embedded data into the BiLSTM model. In this situation, BiLSTM is used to predict the hidden state </w:t>
      </w:r>
      <m:oMath>
        <m:r>
          <m:rPr/>
          <w:rPr>
            <w:rFonts w:ascii="Cambria Math" w:hAnsi="Cambria Math" w:cs="Times New Roman"/>
            <w:sz w:val="24"/>
          </w:rPr>
          <m:t>H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1</m:t>
            </m:r>
            <m:ctrlPr>
              <w:rPr>
                <w:rFonts w:ascii="Cambria Math" w:hAnsi="Cambria Math" w:cs="Times New Roman"/>
                <w:i/>
                <w:iCs/>
                <w:sz w:val="24"/>
              </w:rPr>
            </m:ctrlPr>
          </m:sub>
        </m:sSub>
        <m:r>
          <m:rPr/>
          <w:rPr>
            <w:rFonts w:ascii="Cambria Math" w:hAnsi="Cambria Math" w:cs="Times New Roman"/>
            <w:sz w:val="24"/>
          </w:rPr>
          <m:t xml:space="preserve">,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2</m:t>
            </m:r>
            <m:ctrlPr>
              <w:rPr>
                <w:rFonts w:ascii="Cambria Math" w:hAnsi="Cambria Math" w:cs="Times New Roman"/>
                <w:i/>
                <w:iCs/>
                <w:sz w:val="24"/>
              </w:rPr>
            </m:ctrlPr>
          </m:sub>
        </m:sSub>
        <m:r>
          <m:rPr/>
          <w:rPr>
            <w:rFonts w:ascii="Cambria Math" w:hAnsi="Cambria Math" w:cs="Times New Roman"/>
            <w:sz w:val="24"/>
          </w:rPr>
          <m:t xml:space="preserve">,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n</m:t>
            </m:r>
            <m:ctrlPr>
              <w:rPr>
                <w:rFonts w:ascii="Cambria Math" w:hAnsi="Cambria Math" w:cs="Times New Roman"/>
                <w:i/>
                <w:iCs/>
                <w:sz w:val="24"/>
              </w:rPr>
            </m:ctrlPr>
          </m:sub>
        </m:sSub>
        <m:r>
          <m:rPr/>
          <w:rPr>
            <w:rFonts w:ascii="Cambria Math" w:hAnsi="Cambria Math" w:cs="Times New Roman"/>
            <w:sz w:val="24"/>
          </w:rPr>
          <m:t>)</m:t>
        </m:r>
      </m:oMath>
      <w:r>
        <w:rPr>
          <w:rFonts w:ascii="Times New Roman" w:hAnsi="Times New Roman" w:cs="Times New Roman"/>
          <w:sz w:val="24"/>
        </w:rPr>
        <w:t xml:space="preserve">, which is concatenated from both forward to back and back to forward. The hidden state in this paper will be the dollar against the RMB exchange rate. At time t, for the input </w:t>
      </w:r>
      <w:r>
        <w:rPr>
          <w:rFonts w:ascii="Times New Roman" w:hAnsi="Times New Roman" w:cs="Times New Roman"/>
          <w:i/>
          <w:iCs/>
          <w:sz w:val="24"/>
        </w:rPr>
        <w:t>x</w:t>
      </w:r>
      <w:r>
        <w:rPr>
          <w:rFonts w:ascii="Times New Roman" w:hAnsi="Times New Roman" w:cs="Times New Roman"/>
          <w:i/>
          <w:iCs/>
          <w:sz w:val="24"/>
          <w:vertAlign w:val="subscript"/>
        </w:rPr>
        <w:t>t</w:t>
      </w:r>
      <w:r>
        <w:rPr>
          <w:rFonts w:ascii="Times New Roman" w:hAnsi="Times New Roman" w:cs="Times New Roman"/>
          <w:sz w:val="24"/>
        </w:rPr>
        <w:t>,</w:t>
      </w:r>
      <w:r>
        <w:rPr>
          <w:rFonts w:ascii="Times New Roman" w:hAnsi="Times New Roman" w:cs="Times New Roman"/>
          <w:i/>
          <w:iCs/>
          <w:sz w:val="24"/>
        </w:rPr>
        <w:t xml:space="preserve"> </w:t>
      </w:r>
      <w:r>
        <w:rPr>
          <w:rFonts w:ascii="Times New Roman" w:hAnsi="Times New Roman" w:cs="Times New Roman"/>
          <w:sz w:val="24"/>
        </w:rPr>
        <w:t xml:space="preserve">the hidden unit vector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previous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At the same time, a backward hidden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future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In the concatenation layer, for each t, the hidden states at both directions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and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are concatenated into a long vector (Chen et al., 2017). Mathematically, the hidden vector h is represented as follows:</w:t>
      </w:r>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2L</m:t>
              </m:r>
              <m:ctrlPr>
                <w:rPr>
                  <w:rFonts w:ascii="Cambria Math" w:hAnsi="Cambria Math" w:cs="Times New Roman"/>
                  <w:i/>
                  <w:sz w:val="24"/>
                </w:rPr>
              </m:ctrlPr>
            </m:sup>
          </m:sSup>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rPr>
          <m:t>⨁</m:t>
        </m:r>
      </m:oMath>
      <w:r>
        <w:rPr>
          <w:rFonts w:ascii="Times New Roman" w:hAnsi="Times New Roman" w:cs="Times New Roman"/>
          <w:sz w:val="24"/>
        </w:rPr>
        <w:t xml:space="preserve"> represents the concatenation method and L means the size of each direction of LSTM. The output of BiLSTM can be summarized as a single strand </w:t>
      </w: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Lastly, the final value after the concatenation layer is shown in the output layer.</w:t>
      </w:r>
    </w:p>
    <w:p>
      <w:pPr>
        <w:pStyle w:val="13"/>
        <w:spacing w:before="156" w:beforeLines="50" w:line="360" w:lineRule="auto"/>
        <w:ind w:left="0" w:leftChars="0"/>
        <w:outlineLvl w:val="1"/>
        <w:rPr>
          <w:rFonts w:ascii="Times New Roman" w:hAnsi="Times New Roman" w:cs="Times New Roman"/>
          <w:b/>
          <w:bCs/>
          <w:i/>
          <w:iCs/>
          <w:sz w:val="24"/>
        </w:rPr>
      </w:pPr>
      <w:bookmarkStart w:id="4" w:name="_Toc114151813"/>
      <w:r>
        <w:rPr>
          <w:rFonts w:ascii="Times New Roman" w:hAnsi="Times New Roman" w:cs="Times New Roman"/>
          <w:b/>
          <w:bCs/>
          <w:i/>
          <w:iCs/>
          <w:sz w:val="24"/>
        </w:rPr>
        <w:t>2.3 Support vector regression</w:t>
      </w:r>
      <w:bookmarkEnd w:id="4"/>
    </w:p>
    <w:p>
      <w:pPr>
        <w:spacing w:line="360" w:lineRule="auto"/>
        <w:ind w:firstLine="360"/>
        <w:rPr>
          <w:rFonts w:ascii="Times New Roman" w:hAnsi="Times New Roman" w:cs="Times New Roman"/>
          <w:sz w:val="24"/>
        </w:rPr>
      </w:pPr>
      <w:r>
        <w:rPr>
          <w:rFonts w:ascii="Times New Roman" w:hAnsi="Times New Roman" w:cs="Times New Roman"/>
          <w:sz w:val="24"/>
        </w:rPr>
        <w:t>Support vector regression (SVR) is a regression model adopted from the basis of support vectors. In a nutshell, SVR divides the dataset into different classes, and the response variable’s prediction will be classified into one of those classes.</w:t>
      </w:r>
    </w:p>
    <w:p>
      <w:pPr>
        <w:spacing w:line="360" w:lineRule="auto"/>
        <w:ind w:firstLine="360"/>
        <w:rPr>
          <w:rFonts w:ascii="Times New Roman" w:hAnsi="Times New Roman" w:cs="Times New Roman"/>
          <w:sz w:val="24"/>
        </w:rPr>
      </w:pPr>
      <w:r>
        <w:rPr>
          <w:rFonts w:ascii="Times New Roman" w:hAnsi="Times New Roman" w:cs="Times New Roman"/>
          <w:sz w:val="24"/>
        </w:rPr>
        <w:t xml:space="preserve">Considering a set of training dataset </w:t>
      </w:r>
      <m:oMath>
        <m:r>
          <m:rPr/>
          <w:rPr>
            <w:rFonts w:ascii="Cambria Math" w:hAnsi="Cambria Math" w:cs="Times New Roman"/>
            <w:sz w:val="24"/>
          </w:rPr>
          <m:t>{</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m:oMath>
        <m:r>
          <m:rPr/>
          <w:rPr>
            <w:rFonts w:ascii="Cambria Math" w:hAnsi="Cambria Math" w:cs="Times New Roman"/>
            <w:sz w:val="24"/>
          </w:rPr>
          <m:t>⊂Χ</m:t>
        </m:r>
        <m:r>
          <m:rPr>
            <m:scr m:val="double-struck"/>
          </m:rPr>
          <w:rPr>
            <w:rFonts w:ascii="Cambria Math" w:hAnsi="Cambria Math" w:cs="Times New Roman"/>
            <w:sz w:val="24"/>
          </w:rPr>
          <m:t>×ℝ</m:t>
        </m:r>
      </m:oMath>
      <w:r>
        <w:rPr>
          <w:rFonts w:ascii="Times New Roman" w:hAnsi="Times New Roman" w:cs="Times New Roman"/>
          <w:sz w:val="24"/>
        </w:rPr>
        <w:t xml:space="preserve">, where </w:t>
      </w:r>
      <m:oMath>
        <m:r>
          <m:rPr/>
          <w:rPr>
            <w:rFonts w:ascii="Cambria Math" w:hAnsi="Cambria Math" w:cs="Times New Roman"/>
            <w:sz w:val="24"/>
          </w:rPr>
          <m:t>Χ</m:t>
        </m:r>
      </m:oMath>
      <w:r>
        <w:rPr>
          <w:rFonts w:ascii="Times New Roman" w:hAnsi="Times New Roman" w:cs="Times New Roman"/>
          <w:sz w:val="24"/>
        </w:rPr>
        <w:t xml:space="preserve"> is a matrix for the input patterns. We define an </w:t>
      </w:r>
      <w:r>
        <w:rPr>
          <w:rFonts w:ascii="Times New Roman" w:hAnsi="Times New Roman" w:cs="Times New Roman"/>
          <w:i/>
          <w:iCs/>
          <w:sz w:val="24"/>
          <w:lang w:val="el-GR"/>
        </w:rPr>
        <w:t>ε</w:t>
      </w:r>
      <w:r>
        <w:rPr>
          <w:rFonts w:ascii="Times New Roman" w:hAnsi="Times New Roman" w:cs="Times New Roman"/>
          <w:sz w:val="24"/>
        </w:rPr>
        <w:t xml:space="preserve">-SV regression as finding a function that for each predicted point, has at most </w:t>
      </w:r>
      <w:r>
        <w:rPr>
          <w:rFonts w:ascii="Times New Roman" w:hAnsi="Times New Roman" w:cs="Times New Roman"/>
          <w:sz w:val="24"/>
          <w:lang w:val="el-GR"/>
        </w:rPr>
        <w:t>ε</w:t>
      </w:r>
      <w:r>
        <w:rPr>
          <w:rFonts w:ascii="Times New Roman" w:hAnsi="Times New Roman" w:cs="Times New Roman"/>
          <w:sz w:val="24"/>
        </w:rPr>
        <w:t xml:space="preserve"> deviation, to the actual point (</w:t>
      </w:r>
      <w:r>
        <w:rPr>
          <w:rFonts w:ascii="Times New Roman" w:hAnsi="Times New Roman" w:cs="Times New Roman"/>
          <w:color w:val="222222"/>
          <w:sz w:val="24"/>
          <w:shd w:val="clear" w:color="auto" w:fill="FFFFFF"/>
        </w:rPr>
        <w:t>Cortes &amp; Vapnik, 1995</w:t>
      </w:r>
      <w:r>
        <w:rPr>
          <w:rFonts w:ascii="Times New Roman" w:hAnsi="Times New Roman" w:cs="Times New Roman"/>
          <w:sz w:val="24"/>
        </w:rPr>
        <w:t xml:space="preserve">). This means this regression will not accept any deviations larger than </w:t>
      </w:r>
      <w:r>
        <w:rPr>
          <w:rFonts w:ascii="Times New Roman" w:hAnsi="Times New Roman" w:cs="Times New Roman"/>
          <w:sz w:val="24"/>
          <w:lang w:val="el-GR"/>
        </w:rPr>
        <w:t>ε</w:t>
      </w:r>
      <w:r>
        <w:rPr>
          <w:rFonts w:ascii="Times New Roman" w:hAnsi="Times New Roman" w:cs="Times New Roman"/>
          <w:sz w:val="24"/>
        </w:rPr>
        <w:t xml:space="preserve">.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We begin by assuming the function we want to achieve is a linear one. For the linear function </w:t>
      </w:r>
      <m:oMath>
        <m:r>
          <m:rPr/>
          <w:rPr>
            <w:rFonts w:ascii="Cambria Math" w:hAnsi="Cambria Math" w:cs="Times New Roman"/>
            <w:sz w:val="24"/>
          </w:rPr>
          <m:t>f</m:t>
        </m:r>
      </m:oMath>
      <w:r>
        <w:rPr>
          <w:rFonts w:ascii="Times New Roman" w:hAnsi="Times New Roman" w:cs="Times New Roman"/>
          <w:sz w:val="24"/>
        </w:rPr>
        <w:t>:</w:t>
      </w:r>
    </w:p>
    <w:p>
      <w:pPr>
        <w:spacing w:line="360" w:lineRule="auto"/>
        <w:rPr>
          <w:rFonts w:ascii="Times New Roman" w:hAnsi="Times New Roman" w:cs="Times New Roman"/>
          <w:iCs/>
          <w:sz w:val="24"/>
        </w:rPr>
      </w:pPr>
      <m:oMathPara>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+b, ω∈Χ, b</m:t>
          </m:r>
          <m:r>
            <m:rPr>
              <m:scr m:val="double-struck"/>
            </m:rPr>
            <w:rPr>
              <w:rFonts w:ascii="Cambria Math" w:hAnsi="Cambria Math" w:cs="Times New Roman"/>
              <w:sz w:val="24"/>
            </w:rPr>
            <m:t>∈ℝ</m:t>
          </m:r>
        </m:oMath>
      </m:oMathPara>
    </w:p>
    <w:p>
      <w:pPr>
        <w:spacing w:line="360" w:lineRule="auto"/>
        <w:rPr>
          <w:rFonts w:ascii="Times New Roman" w:hAnsi="Times New Roman" w:cs="Times New Roman"/>
          <w:sz w:val="24"/>
        </w:rPr>
      </w:pPr>
      <w:r>
        <w:rPr>
          <w:rFonts w:ascii="Times New Roman" w:hAnsi="Times New Roman" w:cs="Times New Roman"/>
          <w:sz w:val="24"/>
        </w:rPr>
        <w:t>With</w:t>
      </w:r>
      <w:r>
        <w:rPr>
          <w:rFonts w:ascii="Times New Roman" w:hAnsi="Times New Roman" w:cs="Times New Roman"/>
          <w:i/>
          <w:sz w:val="24"/>
        </w:rPr>
        <w:t xml:space="preserve"> </w:t>
      </w:r>
      <m:oMath>
        <m:r>
          <m:rPr/>
          <w:rPr>
            <w:rFonts w:ascii="Cambria Math" w:hAnsi="Cambria Math" w:cs="Times New Roman"/>
            <w:sz w:val="24"/>
            <w:lang w:val="el-GR"/>
          </w:rPr>
          <m:t>ω</m:t>
        </m:r>
      </m:oMath>
      <w:r>
        <w:rPr>
          <w:rFonts w:ascii="Times New Roman" w:hAnsi="Times New Roman" w:cs="Times New Roman"/>
          <w:sz w:val="24"/>
        </w:rPr>
        <w:t xml:space="preserve"> is a vector in</w:t>
      </w:r>
      <w:r>
        <w:rPr>
          <w:rFonts w:ascii="Times New Roman" w:hAnsi="Times New Roman" w:cs="Times New Roman"/>
          <w:i/>
          <w:sz w:val="24"/>
        </w:rPr>
        <w:t xml:space="preserve"> </w:t>
      </w:r>
      <m:oMath>
        <m:r>
          <m:rPr/>
          <w:rPr>
            <w:rFonts w:ascii="Cambria Math" w:hAnsi="Cambria Math" w:cs="Times New Roman"/>
            <w:sz w:val="24"/>
          </w:rPr>
          <m:t>Χ</m:t>
        </m:r>
      </m:oMath>
      <w:r>
        <w:rPr>
          <w:rFonts w:ascii="Times New Roman" w:hAnsi="Times New Roman" w:cs="Times New Roman"/>
          <w:sz w:val="24"/>
        </w:rPr>
        <w:t xml:space="preserve">, and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oMath>
      <w:r>
        <w:rPr>
          <w:rFonts w:ascii="Times New Roman" w:hAnsi="Times New Roman" w:cs="Times New Roman"/>
          <w:sz w:val="24"/>
        </w:rPr>
        <w:t xml:space="preserve"> represent the dot product of two vectors. To keep the regression flat, we need a smaller </w:t>
      </w:r>
      <m:oMath>
        <m:r>
          <m:rPr/>
          <w:rPr>
            <w:rFonts w:ascii="Cambria Math" w:hAnsi="Cambria Math" w:cs="Times New Roman"/>
            <w:sz w:val="24"/>
            <w:lang w:val="el-GR"/>
          </w:rPr>
          <m:t>ω</m:t>
        </m:r>
      </m:oMath>
      <w:r>
        <w:rPr>
          <w:rFonts w:ascii="Times New Roman" w:hAnsi="Times New Roman" w:cs="Times New Roman"/>
          <w:sz w:val="24"/>
        </w:rPr>
        <w:t xml:space="preserve">. Therefore, we tried to minimize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w:r>
        <w:rPr>
          <w:rFonts w:ascii="Times New Roman" w:hAnsi="Times New Roman" w:cs="Times New Roman"/>
          <w:sz w:val="24"/>
        </w:rPr>
        <w:t xml:space="preserve">, in an optimization problem: </w:t>
      </w:r>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m:oMathPara>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This optimization problem will only exist is all of the points can lie between +</w:t>
      </w:r>
      <w:r>
        <w:rPr>
          <w:rFonts w:ascii="Times New Roman" w:hAnsi="Times New Roman" w:cs="Times New Roman"/>
          <w:sz w:val="24"/>
          <w:lang w:val="el-GR"/>
        </w:rPr>
        <w:t>ε</w:t>
      </w:r>
      <w:r>
        <w:rPr>
          <w:rFonts w:ascii="Times New Roman" w:hAnsi="Times New Roman" w:cs="Times New Roman"/>
          <w:sz w:val="24"/>
        </w:rPr>
        <w:t xml:space="preserve"> and -</w:t>
      </w:r>
      <w:r>
        <w:rPr>
          <w:rFonts w:ascii="Times New Roman" w:hAnsi="Times New Roman" w:cs="Times New Roman"/>
          <w:sz w:val="24"/>
          <w:lang w:val="el-GR"/>
        </w:rPr>
        <w:t>ε</w:t>
      </w:r>
      <w:r>
        <w:rPr>
          <w:rFonts w:ascii="Times New Roman" w:hAnsi="Times New Roman" w:cs="Times New Roman"/>
          <w:sz w:val="24"/>
        </w:rPr>
        <w:t xml:space="preserve">. However, for some set of data, we cannot achieve that. Therefore, a slack variable, representing the difference between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oMath>
      <w:r>
        <w:rPr>
          <w:rFonts w:ascii="Times New Roman" w:hAnsi="Times New Roman" w:cs="Times New Roman"/>
          <w:sz w:val="24"/>
        </w:rPr>
        <w:t xml:space="preserve"> to +</w:t>
      </w:r>
      <w:r>
        <w:rPr>
          <w:rFonts w:ascii="Times New Roman" w:hAnsi="Times New Roman" w:cs="Times New Roman"/>
          <w:sz w:val="24"/>
          <w:lang w:val="el-GR"/>
        </w:rPr>
        <w:t>ε</w:t>
      </w:r>
      <w:r>
        <w:rPr>
          <w:rFonts w:ascii="Times New Roman" w:hAnsi="Times New Roman" w:cs="Times New Roman"/>
          <w:sz w:val="24"/>
        </w:rPr>
        <w:t xml:space="preserve"> or -</w:t>
      </w:r>
      <w:r>
        <w:rPr>
          <w:rFonts w:ascii="Times New Roman" w:hAnsi="Times New Roman" w:cs="Times New Roman"/>
          <w:sz w:val="24"/>
          <w:lang w:val="el-GR"/>
        </w:rPr>
        <w:t>ε</w:t>
      </w:r>
      <w:r>
        <w:rPr>
          <w:rFonts w:ascii="Times New Roman" w:hAnsi="Times New Roman" w:cs="Times New Roman"/>
          <w:sz w:val="24"/>
        </w:rPr>
        <w:t xml:space="preserve"> is implemented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xml:space="preserve"> (Wu et al., 2004). Therefore, we arrive a new optimization, which minimizes the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oMath>
      <w:r>
        <w:rPr>
          <w:rFonts w:ascii="Times New Roman" w:hAnsi="Times New Roman" w:cs="Times New Roman"/>
          <w:sz w:val="24"/>
        </w:rPr>
        <w:t xml:space="preserve"> as well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The new equation will be:</w:t>
      </w:r>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+C</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l</m:t>
              </m:r>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m:t>
              </m:r>
              <m:ctrlPr>
                <w:rPr>
                  <w:rFonts w:ascii="Cambria Math" w:hAnsi="Cambria Math" w:cs="Times New Roman"/>
                  <w:i/>
                  <w:sz w:val="24"/>
                </w:rPr>
              </m:ctrlPr>
            </m:e>
          </m:nary>
        </m:oMath>
      </m:oMathPara>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r>
                    <m:rPr/>
                    <w:rPr>
                      <w:rFonts w:ascii="Cambria Math" w:hAnsi="Cambria Math"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ctrlPr>
                    <w:rPr>
                      <w:rFonts w:ascii="Cambria Math" w:hAnsi="Cambria Math" w:eastAsia="Cambria Math" w:cs="Times New Roman"/>
                      <w:i/>
                      <w:sz w:val="24"/>
                    </w:rPr>
                  </m:ctrlPr>
                </m:e>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≥0</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rPr>
          <w:rFonts w:ascii="Times New Roman" w:hAnsi="Times New Roman" w:cs="Times New Roman"/>
          <w:sz w:val="24"/>
        </w:rPr>
      </w:pPr>
      <w:r>
        <w:rPr>
          <w:rFonts w:ascii="Times New Roman" w:hAnsi="Times New Roman" w:cs="Times New Roman"/>
          <w:sz w:val="24"/>
        </w:rPr>
        <w:t>where C is a constant that means the trade-off of flatness to the deviations it allows (</w:t>
      </w:r>
      <w:r>
        <w:rPr>
          <w:rFonts w:ascii="Times New Roman" w:hAnsi="Times New Roman" w:cs="Times New Roman"/>
          <w:color w:val="222222"/>
          <w:sz w:val="24"/>
          <w:shd w:val="clear" w:color="auto" w:fill="FFFFFF"/>
        </w:rPr>
        <w:t>Smola &amp; Schölkopf, 2004</w:t>
      </w:r>
      <w:r>
        <w:rPr>
          <w:rFonts w:ascii="Times New Roman" w:hAnsi="Times New Roman" w:cs="Times New Roman"/>
          <w:sz w:val="24"/>
        </w:rPr>
        <w:t xml:space="preserve">). This equation is the final model proposed, effectively making valid predictions.  </w:t>
      </w:r>
    </w:p>
    <w:p>
      <w:pPr>
        <w:pStyle w:val="13"/>
        <w:spacing w:before="156" w:beforeLines="50" w:line="360" w:lineRule="auto"/>
        <w:ind w:left="0" w:leftChars="0"/>
        <w:outlineLvl w:val="1"/>
        <w:rPr>
          <w:rFonts w:ascii="Times New Roman" w:hAnsi="Times New Roman" w:cs="Times New Roman"/>
          <w:b/>
          <w:bCs/>
          <w:i/>
          <w:iCs/>
          <w:sz w:val="24"/>
        </w:rPr>
      </w:pPr>
      <w:bookmarkStart w:id="5" w:name="_Toc114151814"/>
      <w:r>
        <w:rPr>
          <w:rFonts w:ascii="Times New Roman" w:hAnsi="Times New Roman" w:cs="Times New Roman"/>
          <w:b/>
          <w:bCs/>
          <w:i/>
          <w:iCs/>
          <w:sz w:val="24"/>
        </w:rPr>
        <w:t>2.4 Extreme learning machine and Kernel extreme learning machine</w:t>
      </w:r>
      <w:bookmarkEnd w:id="5"/>
    </w:p>
    <w:p>
      <w:pPr>
        <w:spacing w:line="360" w:lineRule="auto"/>
        <w:ind w:firstLine="360"/>
        <w:rPr>
          <w:rFonts w:ascii="Times New Roman" w:hAnsi="Times New Roman" w:cs="Times New Roman"/>
          <w:sz w:val="24"/>
        </w:rPr>
      </w:pPr>
      <w:r>
        <w:rPr>
          <w:rFonts w:ascii="Times New Roman" w:hAnsi="Times New Roman" w:cs="Times New Roman"/>
          <w:sz w:val="24"/>
        </w:rPr>
        <w:t xml:space="preserve">Extreme learning machine (ELM) is another deep learning model we will compare with. This model was first introduced in 2006, aiming to improve the efficiency of the single-hidden-layer feedforward network (SLFNs) (Huang et al., 2006).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Overall, there are numerous benefits of ELM over other SLFN networks. First, the speed of ELM is extremely fast. It takes only seconds or faster than seconds to finish the model’s learning phase (Huang et al., 2006). For complicated models, the ELM learning machine only spends 1.6 minutes on running, but similar algorithms, such as SVR, takes 12 hours (Huang et al., 2006). This makes the model run more efficient than before. Second, the model is more effective than other SLFN models. </w:t>
      </w:r>
    </w:p>
    <w:p>
      <w:pPr>
        <w:spacing w:line="360" w:lineRule="auto"/>
        <w:ind w:firstLine="360"/>
        <w:rPr>
          <w:rFonts w:ascii="Times New Roman" w:hAnsi="Times New Roman" w:cs="Times New Roman"/>
          <w:sz w:val="24"/>
        </w:rPr>
      </w:pPr>
      <w:r>
        <w:rPr>
          <w:rFonts w:ascii="Times New Roman" w:hAnsi="Times New Roman" w:cs="Times New Roman"/>
          <w:sz w:val="24"/>
        </w:rPr>
        <w:t>Secondly, the ELM model's simplicity reduces multiple problems in other traditional gradient-based learning machines, such as overfitting and improper learning rate (Huang et al., 2006). The simple and straightforward ELM algorithm minimized these problems overall.</w:t>
      </w:r>
    </w:p>
    <w:p>
      <w:pPr>
        <w:spacing w:line="360" w:lineRule="auto"/>
        <w:ind w:firstLine="360"/>
        <w:rPr>
          <w:rFonts w:ascii="Times New Roman" w:hAnsi="Times New Roman" w:cs="Times New Roman"/>
          <w:sz w:val="24"/>
        </w:rPr>
      </w:pPr>
      <w:r>
        <w:rPr>
          <w:rFonts w:ascii="Times New Roman" w:hAnsi="Times New Roman" w:cs="Times New Roman"/>
          <w:sz w:val="24"/>
        </w:rPr>
        <w:t xml:space="preserve">For </w:t>
      </w:r>
      <w:r>
        <w:rPr>
          <w:rFonts w:ascii="Times New Roman" w:hAnsi="Times New Roman" w:cs="Times New Roman"/>
          <w:i/>
          <w:iCs/>
          <w:sz w:val="24"/>
        </w:rPr>
        <w:t>N</w:t>
      </w:r>
      <w:r>
        <w:rPr>
          <w:rFonts w:ascii="Times New Roman" w:hAnsi="Times New Roman" w:cs="Times New Roman"/>
          <w:sz w:val="24"/>
        </w:rPr>
        <w:t xml:space="preserve"> arbitrary distinct training samples of inputs (</w:t>
      </w:r>
      <w:r>
        <w:rPr>
          <w:rFonts w:ascii="Times New Roman" w:hAnsi="Times New Roman" w:cs="Times New Roman"/>
          <w:i/>
          <w:iCs/>
          <w:sz w:val="24"/>
        </w:rPr>
        <w:t>x</w:t>
      </w:r>
      <w:r>
        <w:rPr>
          <w:rFonts w:ascii="Times New Roman" w:hAnsi="Times New Roman" w:cs="Times New Roman"/>
          <w:i/>
          <w:iCs/>
          <w:sz w:val="24"/>
          <w:vertAlign w:val="subscript"/>
        </w:rPr>
        <w:t>i</w:t>
      </w:r>
      <w:r>
        <w:rPr>
          <w:rFonts w:ascii="Times New Roman" w:hAnsi="Times New Roman" w:cs="Times New Roman"/>
          <w:i/>
          <w:iCs/>
          <w:sz w:val="24"/>
        </w:rPr>
        <w:t>, t</w:t>
      </w:r>
      <w:r>
        <w:rPr>
          <w:rFonts w:ascii="Times New Roman" w:hAnsi="Times New Roman" w:cs="Times New Roman"/>
          <w:i/>
          <w:iCs/>
          <w:sz w:val="24"/>
          <w:vertAlign w:val="subscript"/>
        </w:rPr>
        <w:t>i</w:t>
      </w:r>
      <w:r>
        <w:rPr>
          <w:rFonts w:ascii="Times New Roman" w:hAnsi="Times New Roman" w:cs="Times New Roman"/>
          <w:sz w:val="24"/>
        </w:rPr>
        <w:t>), which</w:t>
      </w:r>
      <w:r>
        <w:rPr>
          <w:rFonts w:ascii="Times New Roman" w:hAnsi="Times New Roman" w:cs="Times New Roman"/>
          <w:i/>
          <w:iCs/>
          <w:sz w:val="24"/>
        </w:rPr>
        <w:t xml:space="preserve"> x</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in</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 xml:space="preserve"> ∈ </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oMath>
      <w:r>
        <w:rPr>
          <w:rFonts w:ascii="Times New Roman" w:hAnsi="Times New Roman" w:cs="Times New Roman"/>
          <w:sz w:val="24"/>
        </w:rPr>
        <w:t xml:space="preserve"> and </w:t>
      </w:r>
      <w:r>
        <w:rPr>
          <w:rFonts w:ascii="Times New Roman" w:hAnsi="Times New Roman" w:cs="Times New Roman"/>
          <w:i/>
          <w:iCs/>
          <w:sz w:val="24"/>
        </w:rPr>
        <w:t>t</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oMath>
      <w:r>
        <w:rPr>
          <w:rFonts w:ascii="Times New Roman" w:hAnsi="Times New Roman" w:cs="Times New Roman"/>
          <w:sz w:val="24"/>
        </w:rPr>
        <w:t xml:space="preserve">. Therefore, the training sample </w:t>
      </w:r>
      <m:oMath>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r>
          <m:rPr/>
          <w:rPr>
            <w:rFonts w:ascii="Cambria Math" w:hAnsi="Cambria Math" w:cs="Times New Roman"/>
            <w:sz w:val="24"/>
          </w:rPr>
          <m:t>, (i=1, 2, 3,…,N)</m:t>
        </m:r>
      </m:oMath>
      <w:r>
        <w:rPr>
          <w:rFonts w:ascii="Times New Roman" w:hAnsi="Times New Roman" w:cs="Times New Roman"/>
          <w:sz w:val="24"/>
        </w:rPr>
        <w:t xml:space="preserve">, the output of SLFN for </w:t>
      </w:r>
      <m:oMath>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oMath>
      <w:r>
        <w:rPr>
          <w:rFonts w:ascii="Times New Roman" w:hAnsi="Times New Roman" w:cs="Times New Roman"/>
          <w:sz w:val="24"/>
        </w:rPr>
        <w:t xml:space="preserve"> hidden nodes can be represented as: </w:t>
      </w:r>
    </w:p>
    <w:p>
      <w:pPr>
        <w:spacing w:line="360" w:lineRule="auto"/>
        <w:ind w:firstLine="360"/>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lang w:val="el-GR"/>
                    </w:rPr>
                  </m:ctrlPr>
                </m:sSubPr>
                <m:e>
                  <m:r>
                    <m:rPr/>
                    <w:rPr>
                      <w:rFonts w:ascii="Cambria Math" w:hAnsi="Cambria Math" w:cs="Times New Roman"/>
                      <w:sz w:val="24"/>
                      <w:lang w:val="el-GR"/>
                    </w:rPr>
                    <m:t>β</m:t>
                  </m:r>
                  <m:ctrlPr>
                    <w:rPr>
                      <w:rFonts w:ascii="Cambria Math" w:hAnsi="Cambria Math" w:cs="Times New Roman"/>
                      <w:i/>
                      <w:sz w:val="24"/>
                      <w:lang w:val="el-GR"/>
                    </w:rPr>
                  </m:ctrlPr>
                </m:e>
                <m:sub>
                  <m:r>
                    <m:rPr/>
                    <w:rPr>
                      <w:rFonts w:ascii="Cambria Math" w:hAnsi="Cambria Math" w:cs="Times New Roman"/>
                      <w:sz w:val="24"/>
                    </w:rPr>
                    <m:t>i</m:t>
                  </m:r>
                  <m:ctrlPr>
                    <w:rPr>
                      <w:rFonts w:ascii="Cambria Math" w:hAnsi="Cambria Math" w:cs="Times New Roman"/>
                      <w:i/>
                      <w:sz w:val="24"/>
                      <w:lang w:val="el-GR"/>
                    </w:rPr>
                  </m:ctrlPr>
                </m:sub>
              </m:sSub>
              <m:sSub>
                <m:sSubPr>
                  <m:ctrlPr>
                    <w:rPr>
                      <w:rFonts w:ascii="Cambria Math" w:hAnsi="Cambria Math" w:cs="Times New Roman"/>
                      <w:i/>
                      <w:sz w:val="24"/>
                      <w:lang w:val="el-GR"/>
                    </w:rPr>
                  </m:ctrlPr>
                </m:sSubPr>
                <m:e>
                  <m:r>
                    <m:rPr/>
                    <w:rPr>
                      <w:rFonts w:ascii="Cambria Math" w:hAnsi="Cambria Math" w:cs="Times New Roman"/>
                      <w:sz w:val="24"/>
                      <w:lang w:val="el-GR"/>
                    </w:rPr>
                    <m:t>f</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lang w:val="el-GR"/>
                </w:rPr>
                <m:t>(</m:t>
              </m:r>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j</m:t>
                  </m:r>
                  <m:ctrlPr>
                    <w:rPr>
                      <w:rFonts w:ascii="Cambria Math" w:hAnsi="Cambria Math" w:cs="Times New Roman"/>
                      <w:i/>
                      <w:sz w:val="24"/>
                      <w:lang w:val="el-GR"/>
                    </w:rPr>
                  </m:ctrlPr>
                </m:sub>
              </m:sSub>
              <m:r>
                <m:rPr/>
                <w:rPr>
                  <w:rFonts w:ascii="Cambria Math" w:hAnsi="Cambria Math" w:cs="Times New Roman"/>
                  <w:sz w:val="24"/>
                  <w:lang w:val="el-GR"/>
                </w:rPr>
                <m:t>)</m:t>
              </m:r>
              <m:ctrlPr>
                <w:rPr>
                  <w:rFonts w:ascii="Cambria Math" w:hAnsi="Cambria Math" w:cs="Times New Roman"/>
                  <w:i/>
                  <w:sz w:val="24"/>
                </w:rPr>
              </m:ctrlPr>
            </m:e>
          </m:nary>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nary>
          <m:r>
            <m:rPr/>
            <w:rPr>
              <w:rFonts w:ascii="Cambria Math" w:hAnsi="Cambria Math" w:cs="Times New Roman"/>
              <w:sz w:val="24"/>
            </w:rPr>
            <m:t>, j=1, 2,…,N</m:t>
          </m:r>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is the output in SLFN, for input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rPr>
          <m:t xml:space="preserve">, </m:t>
        </m:r>
        <m:r>
          <m:rPr/>
          <w:rPr>
            <w:rFonts w:ascii="Cambria Math" w:hAnsi="Cambria Math" w:cs="Times New Roman"/>
            <w:sz w:val="24"/>
            <w:lang w:val="el-GR"/>
          </w:rPr>
          <m:t>i</m:t>
        </m:r>
        <m:r>
          <m:rPr/>
          <w:rPr>
            <w:rFonts w:ascii="Cambria Math" w:hAnsi="Cambria Math" w:cs="Times New Roman"/>
            <w:sz w:val="24"/>
          </w:rPr>
          <m:t>=1, 2,…,N</m:t>
        </m:r>
      </m:oMath>
      <w:r>
        <w:rPr>
          <w:rFonts w:ascii="Times New Roman" w:hAnsi="Times New Roman" w:cs="Times New Roman"/>
          <w:sz w:val="24"/>
        </w:rPr>
        <w:t xml:space="preserve">.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the learning parameters for j</w:t>
      </w:r>
      <w:r>
        <w:rPr>
          <w:rFonts w:ascii="Times New Roman" w:hAnsi="Times New Roman" w:cs="Times New Roman"/>
          <w:sz w:val="24"/>
          <w:vertAlign w:val="superscript"/>
        </w:rPr>
        <w:t>th</w:t>
      </w:r>
      <w:r>
        <w:rPr>
          <w:rFonts w:ascii="Times New Roman" w:hAnsi="Times New Roman" w:cs="Times New Roman"/>
          <w:sz w:val="24"/>
        </w:rPr>
        <w:t xml:space="preserve"> hidden node, and there are </w:t>
      </w:r>
      <m:oMath>
        <m:r>
          <m:rPr/>
          <w:rPr>
            <w:rFonts w:ascii="Cambria Math" w:hAnsi="Cambria Math" w:cs="Times New Roman"/>
            <w:sz w:val="24"/>
          </w:rPr>
          <m:t>N</m:t>
        </m:r>
      </m:oMath>
      <w:r>
        <w:rPr>
          <w:rFonts w:ascii="Times New Roman" w:hAnsi="Times New Roman" w:cs="Times New Roman"/>
          <w:sz w:val="24"/>
        </w:rPr>
        <w:t xml:space="preserve"> hidden nodes in total. </w:t>
      </w:r>
      <m:oMath>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oMath>
      <w:r>
        <w:rPr>
          <w:rFonts w:ascii="Times New Roman" w:hAnsi="Times New Roman" w:cs="Times New Roman"/>
          <w:sz w:val="24"/>
        </w:rPr>
        <w:t xml:space="preserve"> is a linking parameter connecting between the j</w:t>
      </w:r>
      <w:r>
        <w:rPr>
          <w:rFonts w:ascii="Times New Roman" w:hAnsi="Times New Roman" w:cs="Times New Roman"/>
          <w:sz w:val="24"/>
          <w:vertAlign w:val="superscript"/>
        </w:rPr>
        <w:t>th</w:t>
      </w:r>
      <w:r>
        <w:rPr>
          <w:rFonts w:ascii="Times New Roman" w:hAnsi="Times New Roman" w:cs="Times New Roman"/>
          <w:sz w:val="24"/>
        </w:rPr>
        <w:t xml:space="preserve"> hidden node to the output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(Ding et al., 2014). </w:t>
      </w:r>
      <m:oMath>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is the activation function for the SLFN (Ding et al., 2014).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equation above can be represented concisely as: </w:t>
      </w:r>
    </w:p>
    <w:p>
      <w:pPr>
        <w:spacing w:line="360" w:lineRule="auto"/>
        <w:rPr>
          <w:rFonts w:ascii="Times New Roman" w:hAnsi="Times New Roman" w:cs="Times New Roman"/>
          <w:i/>
          <w:sz w:val="24"/>
        </w:rPr>
      </w:pPr>
      <m:oMathPara>
        <m:oMath>
          <m:r>
            <m:rPr/>
            <w:rPr>
              <w:rFonts w:ascii="Cambria Math" w:hAnsi="Cambria Math" w:cs="Times New Roman"/>
              <w:sz w:val="24"/>
            </w:rPr>
            <m:t>H</m:t>
          </m:r>
          <m:r>
            <m:rPr/>
            <w:rPr>
              <w:rFonts w:ascii="Cambria Math" w:hAnsi="Cambria Math" w:cs="Times New Roman"/>
              <w:sz w:val="24"/>
              <w:lang w:val="el-GR"/>
            </w:rPr>
            <m:t>β=O</m:t>
          </m:r>
        </m:oMath>
      </m:oMathPara>
    </w:p>
    <w:p>
      <w:pPr>
        <w:spacing w:line="360" w:lineRule="auto"/>
        <w:rPr>
          <w:rFonts w:ascii="Times New Roman" w:hAnsi="Times New Roman" w:cs="Times New Roman"/>
          <w:sz w:val="24"/>
        </w:rPr>
      </w:pPr>
      <w:r>
        <w:rPr>
          <w:rFonts w:ascii="Times New Roman" w:hAnsi="Times New Roman" w:cs="Times New Roman"/>
          <w:sz w:val="24"/>
        </w:rPr>
        <w:t xml:space="preserve">And </w:t>
      </w:r>
      <w:r>
        <w:rPr>
          <w:rFonts w:ascii="Times New Roman" w:hAnsi="Times New Roman" w:cs="Times New Roman"/>
          <w:i/>
          <w:iCs/>
          <w:sz w:val="24"/>
        </w:rPr>
        <w:t xml:space="preserve">H </w:t>
      </w:r>
      <w:r>
        <w:rPr>
          <w:rFonts w:ascii="Times New Roman" w:hAnsi="Times New Roman" w:cs="Times New Roman"/>
          <w:sz w:val="24"/>
        </w:rPr>
        <w:t xml:space="preserve">is the output matrix for the hidden layer, </w:t>
      </w:r>
      <w:r>
        <w:rPr>
          <w:rFonts w:ascii="Times New Roman" w:hAnsi="Times New Roman" w:cs="Times New Roman"/>
          <w:i/>
          <w:iCs/>
          <w:sz w:val="24"/>
          <w:lang w:val="el-GR"/>
        </w:rPr>
        <w:t>β</w:t>
      </w:r>
      <w:r>
        <w:rPr>
          <w:rFonts w:ascii="Times New Roman" w:hAnsi="Times New Roman" w:cs="Times New Roman"/>
          <w:sz w:val="24"/>
        </w:rPr>
        <w:t xml:space="preserve"> is the linking matrix between hidden layer and outputs, and </w:t>
      </w:r>
      <w:r>
        <w:rPr>
          <w:rFonts w:ascii="Times New Roman" w:hAnsi="Times New Roman" w:cs="Times New Roman"/>
          <w:i/>
          <w:iCs/>
          <w:sz w:val="24"/>
        </w:rPr>
        <w:t>O</w:t>
      </w:r>
      <w:r>
        <w:rPr>
          <w:rFonts w:ascii="Times New Roman" w:hAnsi="Times New Roman" w:cs="Times New Roman"/>
          <w:sz w:val="24"/>
        </w:rPr>
        <w:t xml:space="preserve"> is the output matrix for the SLFN (Ding et al., 2015). They can be represented mathematically as: </w:t>
      </w:r>
    </w:p>
    <w:p>
      <w:pPr>
        <w:spacing w:line="360" w:lineRule="auto"/>
        <w:rPr>
          <w:rFonts w:ascii="Times New Roman" w:hAnsi="Times New Roman" w:cs="Times New Roman"/>
          <w:i/>
          <w:sz w:val="24"/>
        </w:rPr>
      </w:pPr>
      <m:oMathPara>
        <m:oMath>
          <m:r>
            <m:rPr/>
            <w:rPr>
              <w:rFonts w:ascii="Cambria Math" w:hAnsi="Cambria Math" w:cs="Times New Roman"/>
              <w:sz w:val="24"/>
            </w:rPr>
            <m:t>H=</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t>
              </m:r>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rPr>
          <w:rFonts w:ascii="Times New Roman" w:hAnsi="Times New Roman" w:cs="Times New Roman"/>
          <w:sz w:val="24"/>
        </w:rPr>
      </w:pPr>
      <m:oMathPara>
        <m:oMath>
          <m:r>
            <m:rPr/>
            <w:rPr>
              <w:rFonts w:ascii="Cambria Math" w:hAnsi="Cambria Math" w:cs="Times New Roman"/>
              <w:sz w:val="24"/>
            </w:rPr>
            <m:t>β=</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r>
                <m:rPr/>
                <w:rPr>
                  <w:rFonts w:ascii="Cambria Math" w:hAnsi="Cambria Math" w:cs="Times New Roman"/>
                  <w:sz w:val="24"/>
                </w:rPr>
                <m:t>×m</m:t>
              </m:r>
              <m:ctrlPr>
                <w:rPr>
                  <w:rFonts w:ascii="Cambria Math" w:hAnsi="Cambria Math" w:cs="Times New Roman"/>
                  <w:i/>
                  <w:sz w:val="24"/>
                </w:rPr>
              </m:ctrlPr>
            </m:sub>
          </m:sSub>
          <m:r>
            <m:rPr/>
            <w:rPr>
              <w:rFonts w:ascii="Cambria Math" w:hAnsi="Cambria Math" w:cs="Times New Roman"/>
              <w:sz w:val="24"/>
            </w:rPr>
            <m:t>, O=</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m:t>
              </m:r>
              <m:ctrlPr>
                <w:rPr>
                  <w:rFonts w:ascii="Cambria Math" w:hAnsi="Cambria Math" w:cs="Times New Roman"/>
                  <w:i/>
                  <w:sz w:val="24"/>
                </w:rPr>
              </m:ctrlPr>
            </m:sub>
          </m:sSub>
        </m:oMath>
      </m:oMathPara>
    </w:p>
    <w:p>
      <w:pPr>
        <w:spacing w:line="360" w:lineRule="auto"/>
        <w:ind w:firstLine="480"/>
        <w:rPr>
          <w:rFonts w:ascii="Times New Roman" w:hAnsi="Times New Roman" w:cs="Times New Roman"/>
          <w:sz w:val="24"/>
        </w:rPr>
      </w:pPr>
      <w:r>
        <w:rPr>
          <w:rFonts w:ascii="Times New Roman" w:hAnsi="Times New Roman" w:cs="Times New Roman"/>
          <w:sz w:val="24"/>
        </w:rPr>
        <w:t xml:space="preserve">For minimizing </w:t>
      </w:r>
      <m:oMath>
        <m:d>
          <m:dPr>
            <m:begChr m:val="‖"/>
            <m:endChr m:val="‖"/>
            <m:ctrlPr>
              <w:rPr>
                <w:rFonts w:ascii="Cambria Math" w:hAnsi="Cambria Math" w:cs="Times New Roman"/>
                <w:i/>
                <w:sz w:val="24"/>
              </w:rPr>
            </m:ctrlPr>
          </m:dPr>
          <m:e>
            <m:r>
              <m:rPr/>
              <w:rPr>
                <w:rFonts w:ascii="Cambria Math" w:hAnsi="Cambria Math" w:cs="Times New Roman"/>
                <w:sz w:val="24"/>
              </w:rPr>
              <m:t>O−T</m:t>
            </m:r>
            <m:ctrlPr>
              <w:rPr>
                <w:rFonts w:ascii="Cambria Math" w:hAnsi="Cambria Math" w:cs="Times New Roman"/>
                <w:i/>
                <w:sz w:val="24"/>
              </w:rPr>
            </m:ctrlPr>
          </m:e>
        </m:d>
      </m:oMath>
      <w:r>
        <w:rPr>
          <w:rFonts w:ascii="Times New Roman" w:hAnsi="Times New Roman" w:cs="Times New Roman"/>
          <w:sz w:val="24"/>
        </w:rPr>
        <w:t xml:space="preserve"> in ELM model,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needed to be assigned randomly without considering the input data. Therefore, this model now became a linear one, using the Moore-Penrose (MP) generalization of H, denoted as </w:t>
      </w:r>
      <m:oMath>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oMath>
      <w:r>
        <w:rPr>
          <w:rFonts w:ascii="Times New Roman" w:hAnsi="Times New Roman" w:cs="Times New Roman"/>
          <w:sz w:val="24"/>
        </w:rPr>
        <w:t xml:space="preserve"> (Chen et al., 2016).</w:t>
      </w:r>
    </w:p>
    <w:p>
      <w:pPr>
        <w:spacing w:line="360" w:lineRule="auto"/>
        <w:ind w:firstLine="480"/>
        <w:rPr>
          <w:rFonts w:ascii="Times New Roman" w:hAnsi="Times New Roman" w:cs="Times New Roman"/>
          <w:sz w:val="24"/>
        </w:rPr>
      </w:pPr>
      <w:r>
        <w:rPr>
          <w:rFonts w:ascii="Times New Roman" w:hAnsi="Times New Roman" w:cs="Times New Roman"/>
          <w:sz w:val="24"/>
        </w:rPr>
        <w:t xml:space="preserve">Therefore, the output weight </w:t>
      </w:r>
      <m:oMath>
        <m:r>
          <m:rPr/>
          <w:rPr>
            <w:rFonts w:ascii="Cambria Math" w:hAnsi="Cambria Math" w:cs="Times New Roman"/>
            <w:sz w:val="24"/>
          </w:rPr>
          <m:t>β</m:t>
        </m:r>
      </m:oMath>
      <w:r>
        <w:rPr>
          <w:rFonts w:ascii="Times New Roman" w:hAnsi="Times New Roman" w:cs="Times New Roman"/>
          <w:sz w:val="24"/>
        </w:rPr>
        <w:t xml:space="preserve"> will be produced by the algorithm below after transformation, which finishes the ELM model:</w:t>
      </w:r>
    </w:p>
    <w:p>
      <w:pPr>
        <w:spacing w:line="360" w:lineRule="auto"/>
        <w:rPr>
          <w:rFonts w:ascii="Times New Roman" w:hAnsi="Times New Roman" w:cs="Times New Roman"/>
          <w:i/>
          <w:sz w:val="24"/>
        </w:rPr>
      </w:pPr>
      <m:oMathPara>
        <m:oMath>
          <m:r>
            <m:rPr/>
            <w:rPr>
              <w:rFonts w:ascii="Cambria Math" w:hAnsi="Cambria Math" w:cs="Times New Roman"/>
              <w:sz w:val="24"/>
            </w:rPr>
            <m:t>β=</m:t>
          </m:r>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r>
            <m:rPr/>
            <w:rPr>
              <w:rFonts w:ascii="Cambria Math" w:hAnsi="Cambria Math" w:cs="Times New Roman"/>
              <w:sz w:val="24"/>
            </w:rPr>
            <m:t>Τ</m:t>
          </m:r>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Kernel extreme learning machine (KELM) is a Kernel approach to ELM. Multiple variations of KELM are used in previous research, such as multiple KELM (Liu et al., 2015), hybrid KELM (Lv et al., 2020). Variations of kernels also exist, such as the radial basis function (RBF) kernel (Iosifidis et al., 2015), exponential radial basis function (ERBF) kernel (</w:t>
      </w:r>
      <w:r>
        <w:rPr>
          <w:rFonts w:ascii="Times New Roman" w:hAnsi="Times New Roman" w:cs="Times New Roman"/>
          <w:color w:val="222222"/>
          <w:sz w:val="24"/>
          <w:shd w:val="clear" w:color="auto" w:fill="FFFFFF"/>
        </w:rPr>
        <w:t>Madheswaran &amp; Dhas, 2015</w:t>
      </w:r>
      <w:r>
        <w:rPr>
          <w:rFonts w:ascii="Times New Roman" w:hAnsi="Times New Roman" w:cs="Times New Roman"/>
          <w:sz w:val="24"/>
        </w:rPr>
        <w:t xml:space="preserve">). In this research, the RBF kernel is used. This kernel is added to the ELM model making it more accurate in testing data. It is a popular kernel used in multiple areas. The RBF kernel can be defined as: </w:t>
      </w:r>
    </w:p>
    <w:p>
      <w:pPr>
        <w:spacing w:line="360" w:lineRule="auto"/>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K</m:t>
              </m:r>
              <m:ctrlPr>
                <w:rPr>
                  <w:rFonts w:ascii="Cambria Math" w:hAnsi="Cambria Math" w:cs="Times New Roman"/>
                  <w:i/>
                  <w:sz w:val="24"/>
                </w:rPr>
              </m:ctrlPr>
            </m:e>
            <m:sub>
              <m:r>
                <m:rPr/>
                <w:rPr>
                  <w:rFonts w:ascii="Cambria Math" w:hAnsi="Cambria Math" w:cs="Times New Roman"/>
                  <w:sz w:val="24"/>
                </w:rPr>
                <m:t>RBF</m:t>
              </m:r>
              <m:ctrlPr>
                <w:rPr>
                  <w:rFonts w:ascii="Cambria Math" w:hAnsi="Cambria Math" w:cs="Times New Roman"/>
                  <w:i/>
                  <w:sz w:val="24"/>
                </w:rPr>
              </m:ctrlPr>
            </m:sub>
          </m:sSub>
          <m:d>
            <m:dPr>
              <m:ctrlPr>
                <w:rPr>
                  <w:rFonts w:ascii="Cambria Math" w:hAnsi="Cambria Math" w:cs="Times New Roman"/>
                  <w:i/>
                  <w:sz w:val="24"/>
                </w:rPr>
              </m:ctrlPr>
            </m:dPr>
            <m:e>
              <m:r>
                <m:rPr>
                  <m:nor/>
                  <m:sty m:val="b"/>
                </m:rPr>
                <w:rPr>
                  <w:rFonts w:ascii="Times New Roman" w:hAnsi="Times New Roman" w:cs="Times New Roman"/>
                  <w:b/>
                  <w:bCs/>
                  <w:sz w:val="24"/>
                </w:rPr>
                <m:t>x</m:t>
              </m:r>
              <m:r>
                <m:rPr/>
                <w:rPr>
                  <w:rFonts w:ascii="Cambria Math" w:hAnsi="Cambria Math" w:cs="Times New Roman"/>
                  <w:sz w:val="24"/>
                </w:rPr>
                <m:t xml:space="preserve">, </m:t>
              </m:r>
              <m:r>
                <m:rPr>
                  <m:nor/>
                  <m:sty m:val="b"/>
                </m:rPr>
                <w:rPr>
                  <w:rFonts w:ascii="Times New Roman" w:hAnsi="Times New Roman" w:cs="Times New Roman"/>
                  <w:b/>
                  <w:bCs/>
                  <w:sz w:val="24"/>
                </w:rPr>
                <m:t>x'</m:t>
              </m:r>
              <m:ctrlPr>
                <w:rPr>
                  <w:rFonts w:ascii="Cambria Math" w:hAnsi="Cambria Math" w:cs="Times New Roman"/>
                  <w:i/>
                  <w:sz w:val="24"/>
                </w:rPr>
              </m:ctrlPr>
            </m:e>
          </m:d>
          <m:r>
            <m:rPr/>
            <w:rPr>
              <w:rFonts w:ascii="Cambria Math" w:hAnsi="Cambria Math" w:cs="Times New Roman"/>
              <w:sz w:val="24"/>
            </w:rPr>
            <m:t>=</m:t>
          </m:r>
          <m:r>
            <m:rPr>
              <m:sty m:val="p"/>
            </m:rPr>
            <w:rPr>
              <w:rFonts w:ascii="Cambria Math" w:hAnsi="Cambria Math" w:cs="Times New Roman"/>
              <w:sz w:val="24"/>
            </w:rPr>
            <m:t>exp⁡</m:t>
          </m:r>
          <m:r>
            <m:rPr/>
            <w:rPr>
              <w:rFonts w:ascii="Cambria Math" w:hAnsi="Cambria Math" w:cs="Times New Roman"/>
              <w:sz w:val="24"/>
            </w:rPr>
            <m:t>[−</m:t>
          </m:r>
          <m:r>
            <m:rPr/>
            <w:rPr>
              <w:rFonts w:ascii="Cambria Math" w:hAnsi="Cambria Math" w:cs="Times New Roman"/>
              <w:sz w:val="24"/>
              <w:lang w:val="el-GR"/>
            </w:rPr>
            <m:t>γ</m:t>
          </m:r>
          <m:sSup>
            <m:sSupPr>
              <m:ctrlPr>
                <w:rPr>
                  <w:rFonts w:ascii="Cambria Math" w:hAnsi="Cambria Math" w:cs="Times New Roman"/>
                  <w:i/>
                  <w:sz w:val="24"/>
                  <w:lang w:val="el-GR"/>
                </w:rPr>
              </m:ctrlPr>
            </m:sSupPr>
            <m:e>
              <m:d>
                <m:dPr>
                  <m:begChr m:val="‖"/>
                  <m:endChr m:val="‖"/>
                  <m:ctrlPr>
                    <w:rPr>
                      <w:rFonts w:ascii="Cambria Math" w:hAnsi="Cambria Math" w:cs="Times New Roman"/>
                      <w:i/>
                      <w:sz w:val="24"/>
                      <w:lang w:val="el-GR"/>
                    </w:rPr>
                  </m:ctrlPr>
                </m:dPr>
                <m:e>
                  <m:r>
                    <m:rPr>
                      <m:nor/>
                      <m:sty m:val="b"/>
                    </m:rPr>
                    <w:rPr>
                      <w:rFonts w:ascii="Times New Roman" w:hAnsi="Times New Roman" w:cs="Times New Roman"/>
                      <w:b/>
                      <w:bCs/>
                      <w:sz w:val="24"/>
                    </w:rPr>
                    <m:t>x-x'</m:t>
                  </m:r>
                  <m:ctrlPr>
                    <w:rPr>
                      <w:rFonts w:ascii="Cambria Math" w:hAnsi="Cambria Math" w:cs="Times New Roman"/>
                      <w:i/>
                      <w:sz w:val="24"/>
                      <w:lang w:val="el-GR"/>
                    </w:rPr>
                  </m:ctrlPr>
                </m:e>
              </m:d>
              <m:ctrlPr>
                <w:rPr>
                  <w:rFonts w:ascii="Cambria Math" w:hAnsi="Cambria Math" w:cs="Times New Roman"/>
                  <w:i/>
                  <w:sz w:val="24"/>
                  <w:lang w:val="el-GR"/>
                </w:rPr>
              </m:ctrlPr>
            </m:e>
            <m:sup>
              <m:r>
                <m:rPr/>
                <w:rPr>
                  <w:rFonts w:ascii="Cambria Math" w:hAnsi="Cambria Math" w:cs="Times New Roman"/>
                  <w:sz w:val="24"/>
                </w:rPr>
                <m:t>2</m:t>
              </m:r>
              <m:ctrlPr>
                <w:rPr>
                  <w:rFonts w:ascii="Cambria Math" w:hAnsi="Cambria Math" w:cs="Times New Roman"/>
                  <w:i/>
                  <w:sz w:val="24"/>
                  <w:lang w:val="el-GR"/>
                </w:rPr>
              </m:ctrlPr>
            </m:sup>
          </m:sSup>
          <m:r>
            <m:rPr/>
            <w:rPr>
              <w:rFonts w:ascii="Cambria Math" w:hAnsi="Cambria Math" w:cs="Times New Roman"/>
              <w:sz w:val="24"/>
            </w:rPr>
            <m:t>]</m:t>
          </m:r>
        </m:oMath>
      </m:oMathPara>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lang w:val="el-GR"/>
          </w:rPr>
          <m:t>γ</m:t>
        </m:r>
      </m:oMath>
      <w:r>
        <w:rPr>
          <w:rFonts w:ascii="Times New Roman" w:hAnsi="Times New Roman" w:cs="Times New Roman"/>
          <w:sz w:val="24"/>
        </w:rPr>
        <w:t xml:space="preserve"> is the parameter that sets the spread of the kernel (Ding et al., 2021). By using such method, a more accurate prediction might be achieved.</w:t>
      </w:r>
    </w:p>
    <w:p>
      <w:pPr>
        <w:pStyle w:val="7"/>
        <w:numPr>
          <w:ilvl w:val="0"/>
          <w:numId w:val="2"/>
        </w:numPr>
        <w:spacing w:before="312" w:beforeLines="100" w:beforeAutospacing="0" w:afterAutospacing="0" w:line="360" w:lineRule="auto"/>
        <w:outlineLvl w:val="0"/>
        <w:rPr>
          <w:rFonts w:ascii="Times New Roman" w:hAnsi="Times New Roman" w:eastAsia="宋体"/>
          <w:b/>
          <w:bCs/>
          <w:color w:val="0E101A"/>
          <w:sz w:val="28"/>
          <w:szCs w:val="28"/>
        </w:rPr>
      </w:pPr>
      <w:bookmarkStart w:id="6" w:name="_Toc114151815"/>
      <w:r>
        <w:rPr>
          <w:rFonts w:ascii="Times New Roman" w:hAnsi="Times New Roman" w:eastAsia="宋体"/>
          <w:b/>
          <w:bCs/>
          <w:color w:val="0E101A"/>
          <w:sz w:val="28"/>
          <w:szCs w:val="28"/>
        </w:rPr>
        <w:t>Empirical Study</w:t>
      </w:r>
      <w:bookmarkEnd w:id="6"/>
    </w:p>
    <w:p>
      <w:pPr>
        <w:pStyle w:val="13"/>
        <w:spacing w:before="156" w:beforeLines="50" w:line="360" w:lineRule="auto"/>
        <w:ind w:left="0" w:leftChars="0"/>
        <w:outlineLvl w:val="1"/>
        <w:rPr>
          <w:rFonts w:ascii="Times New Roman" w:hAnsi="Times New Roman" w:cs="Times New Roman"/>
          <w:b/>
          <w:bCs/>
          <w:i/>
          <w:iCs/>
          <w:sz w:val="24"/>
        </w:rPr>
      </w:pPr>
      <w:bookmarkStart w:id="7" w:name="_Toc114151816"/>
      <w:r>
        <w:rPr>
          <w:rFonts w:ascii="Times New Roman" w:hAnsi="Times New Roman" w:cs="Times New Roman"/>
          <w:b/>
          <w:bCs/>
          <w:i/>
          <w:iCs/>
          <w:sz w:val="24"/>
        </w:rPr>
        <w:t>3.1 Data collection</w:t>
      </w:r>
      <w:bookmarkEnd w:id="7"/>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29 variables ranging from various fields are selected, including: </w:t>
      </w:r>
      <w:r>
        <w:rPr>
          <w:rFonts w:ascii="Times New Roman" w:hAnsi="Times New Roman" w:cs="Times New Roman"/>
          <w:b/>
          <w:bCs/>
          <w:color w:val="202122"/>
          <w:sz w:val="24"/>
          <w:shd w:val="clear" w:color="auto" w:fill="FFFFFF"/>
        </w:rPr>
        <w:t>(1)Macroeconomic variables:</w:t>
      </w:r>
      <w:r>
        <w:rPr>
          <w:rFonts w:ascii="Times New Roman" w:hAnsi="Times New Roman" w:cs="Times New Roman"/>
          <w:color w:val="202122"/>
          <w:sz w:val="24"/>
          <w:shd w:val="clear" w:color="auto" w:fill="FFFFFF"/>
        </w:rPr>
        <w:t xml:space="preserve"> Federal </w:t>
      </w:r>
      <w:r>
        <w:rPr>
          <w:rFonts w:hint="eastAsia" w:ascii="Times New Roman" w:hAnsi="Times New Roman" w:cs="Times New Roman"/>
          <w:color w:val="202122"/>
          <w:sz w:val="24"/>
          <w:shd w:val="clear" w:color="auto" w:fill="FFFFFF"/>
        </w:rPr>
        <w:t xml:space="preserve">exchange </w:t>
      </w:r>
      <w:r>
        <w:rPr>
          <w:rFonts w:ascii="Times New Roman" w:hAnsi="Times New Roman" w:cs="Times New Roman"/>
          <w:color w:val="202122"/>
          <w:sz w:val="24"/>
          <w:shd w:val="clear" w:color="auto" w:fill="FFFFFF"/>
        </w:rPr>
        <w:t xml:space="preserve">reserve asset (FRA), export value (EX), import value (IM), China money supply (CM2), China consumer price index (CCPI), industrial value added (IVA), Producer Price Index (PPI), purchasing managers' index (PMI), America consumer price index(ACPI), dollar index (DXY), America money supply (AM2), Global economic policy uncertainty (GEPU), China economic policy uncertainty (CEPU), America economic policy uncertainty (AEPU), America Economic Policy Uncertainty: News Index (AEPU-NI). </w:t>
      </w:r>
      <w:r>
        <w:rPr>
          <w:rFonts w:ascii="Times New Roman" w:hAnsi="Times New Roman" w:cs="Times New Roman"/>
          <w:b/>
          <w:bCs/>
          <w:color w:val="202122"/>
          <w:sz w:val="24"/>
          <w:shd w:val="clear" w:color="auto" w:fill="FFFFFF"/>
        </w:rPr>
        <w:t>(2) Financial assets:</w:t>
      </w:r>
      <w:r>
        <w:rPr>
          <w:rFonts w:ascii="Times New Roman" w:hAnsi="Times New Roman" w:cs="Times New Roman"/>
          <w:color w:val="202122"/>
          <w:sz w:val="24"/>
          <w:shd w:val="clear" w:color="auto" w:fill="FFFFFF"/>
        </w:rPr>
        <w:t xml:space="preserve"> West Texas Intermediate (WTI), future closing price of gold (FCPG), Dow Jones industrial average (DJIA), NASDAQ Composite Index (NASDAQ), The S&amp;P 500 index (S&amp;P), S&amp;P 500 Volatility Index (VIX), Shenzhen composite index (SZCOMP), Shanghai composite index (SHCOMP). </w:t>
      </w:r>
      <w:r>
        <w:rPr>
          <w:rFonts w:ascii="Times New Roman" w:hAnsi="Times New Roman" w:cs="Times New Roman"/>
          <w:b/>
          <w:bCs/>
          <w:color w:val="202122"/>
          <w:sz w:val="24"/>
          <w:shd w:val="clear" w:color="auto" w:fill="FFFFFF"/>
        </w:rPr>
        <w:t>(3) Sentimental index</w:t>
      </w:r>
      <w:r>
        <w:rPr>
          <w:rFonts w:ascii="Times New Roman" w:hAnsi="Times New Roman" w:cs="Times New Roman"/>
          <w:color w:val="202122"/>
          <w:sz w:val="24"/>
          <w:shd w:val="clear" w:color="auto" w:fill="FFFFFF"/>
        </w:rPr>
        <w:t xml:space="preserve">: University of Michigan consumer sentiment index (UMCSI), average searching number in Google Trends(GT), average searching number in Baidu index(BI). </w:t>
      </w:r>
      <w:r>
        <w:rPr>
          <w:rFonts w:ascii="Times New Roman" w:hAnsi="Times New Roman" w:cs="Times New Roman"/>
          <w:b/>
          <w:bCs/>
          <w:color w:val="202122"/>
          <w:sz w:val="24"/>
          <w:shd w:val="clear" w:color="auto" w:fill="FFFFFF"/>
        </w:rPr>
        <w:t>(4)</w:t>
      </w:r>
      <w:bookmarkStart w:id="8" w:name="OLE_LINK4"/>
      <w:r>
        <w:rPr>
          <w:rFonts w:ascii="Times New Roman" w:hAnsi="Times New Roman" w:cs="Times New Roman"/>
          <w:b/>
          <w:bCs/>
          <w:color w:val="202122"/>
          <w:sz w:val="24"/>
          <w:shd w:val="clear" w:color="auto" w:fill="FFFFFF"/>
        </w:rPr>
        <w:t xml:space="preserve"> Other composite indicators</w:t>
      </w:r>
      <w:bookmarkEnd w:id="8"/>
      <w:r>
        <w:rPr>
          <w:rFonts w:ascii="Times New Roman" w:hAnsi="Times New Roman" w:cs="Times New Roman"/>
          <w:color w:val="202122"/>
          <w:sz w:val="24"/>
          <w:shd w:val="clear" w:color="auto" w:fill="FFFFFF"/>
        </w:rPr>
        <w:t>: China composite leading indicator (CLI_China), global composite leading indicator (CLI_Global), America composite leading indicator (CLI_US).</w:t>
      </w:r>
    </w:p>
    <w:p>
      <w:pPr>
        <w:pStyle w:val="2"/>
        <w:keepNext/>
        <w:spacing w:before="312" w:beforeLines="100"/>
        <w:jc w:val="center"/>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Selected variables within four categories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5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Category</w:t>
            </w:r>
          </w:p>
        </w:tc>
        <w:tc>
          <w:tcPr>
            <w:tcW w:w="5466"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Detailed variables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Macroeconomic variables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FRA, EX, IM, CM2, CCPI, IVA, PPI, PMI, ACPI, DXY, AM2, GEPU, CEPU, AEPU, AEPU-NI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Financial assets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WTI, FCPG, DJIA, NASDAQ, S&amp;P, VIX, SZCOMP, SHCOMP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Sentimental index</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UMCSI, GT, BI(3)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Other Composite indicators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CLI_China, CLI_Global, CLI_US(3)</w:t>
            </w:r>
          </w:p>
        </w:tc>
      </w:tr>
    </w:tbl>
    <w:p>
      <w:pPr>
        <w:spacing w:before="156" w:beforeLines="50"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In total, fifteen macroeconomic variables, eight financial asset variables, three sentimental variables, and three other composite indicators are chosen. The monthly data of GT and BI are obtained from google trends (https://trends.google.com/trends/) and the Baidu index (https://index.baidu.com/v2/index.html), respectively. UMCSI is obtained from Fred economic data (https://fred.stlouisfed.org/series/UMCSENT), CLI_China, CLI_Global, and CLI_US are obtained from OEDC (https://data.oecd.org/leadind/composite-leading-indicator-cli.htm), other variables are obtained from the Wind Database (http://www.wind.com.cn/). </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The data were selected from January 2011</w:t>
      </w:r>
      <w:r>
        <w:rPr>
          <w:rFonts w:hint="eastAsia" w:ascii="Times New Roman" w:hAnsi="Times New Roman" w:cs="Times New Roman"/>
          <w:color w:val="202122"/>
          <w:sz w:val="24"/>
          <w:shd w:val="clear" w:color="auto" w:fill="FFFFFF"/>
        </w:rPr>
        <w:t xml:space="preserve"> </w:t>
      </w:r>
      <w:r>
        <w:rPr>
          <w:rFonts w:ascii="Times New Roman" w:hAnsi="Times New Roman" w:cs="Times New Roman"/>
          <w:color w:val="202122"/>
          <w:sz w:val="24"/>
          <w:shd w:val="clear" w:color="auto" w:fill="FFFFFF"/>
        </w:rPr>
        <w:t xml:space="preserve">to June 2022, separated into an in-sample subset and an out-of-sample subset. The in-sample subset contains the former 80% of the data, while the out-of-sample subset contains the rest of the 20%. Thus, 1) the in-sample subset is used for model training with the data from January 2011 to February 2020. 2) the out-sample subset is used for testing with the data from March 2020 to June 2022. </w:t>
      </w:r>
    </w:p>
    <w:p>
      <w:pPr>
        <w:spacing w:line="360" w:lineRule="auto"/>
        <w:ind w:firstLine="420"/>
        <w:rPr>
          <w:rFonts w:ascii="Times New Roman" w:hAnsi="Times New Roman" w:cs="Times New Roman"/>
          <w:color w:val="202122"/>
          <w:sz w:val="24"/>
          <w:shd w:val="clear" w:color="auto" w:fill="FFFFFF"/>
        </w:rPr>
      </w:pPr>
      <w:r>
        <w:rPr>
          <w:rFonts w:hint="eastAsia" w:ascii="Times New Roman" w:hAnsi="Times New Roman" w:cs="Times New Roman"/>
          <w:color w:val="202122"/>
          <w:sz w:val="24"/>
          <w:shd w:val="clear" w:color="auto" w:fill="FFFFFF"/>
        </w:rPr>
        <w:t>Five</w:t>
      </w:r>
      <w:r>
        <w:rPr>
          <w:rFonts w:ascii="Times New Roman" w:hAnsi="Times New Roman" w:cs="Times New Roman"/>
          <w:color w:val="202122"/>
          <w:sz w:val="24"/>
          <w:shd w:val="clear" w:color="auto" w:fill="FFFFFF"/>
        </w:rPr>
        <w:t xml:space="preserve"> seed words are selected for GT and BI</w:t>
      </w:r>
      <w:r>
        <w:rPr>
          <w:rFonts w:hint="eastAsia" w:ascii="Times New Roman" w:hAnsi="Times New Roman" w:cs="Times New Roman"/>
          <w:color w:val="202122"/>
          <w:sz w:val="24"/>
          <w:shd w:val="clear" w:color="auto" w:fill="FFFFFF"/>
        </w:rPr>
        <w:t xml:space="preserve">, which are: </w:t>
      </w:r>
      <w:r>
        <w:rPr>
          <w:rFonts w:ascii="Times New Roman" w:hAnsi="Times New Roman" w:cs="Times New Roman"/>
          <w:color w:val="202122"/>
          <w:sz w:val="24"/>
          <w:shd w:val="clear" w:color="auto" w:fill="FFFFFF"/>
        </w:rPr>
        <w:t xml:space="preserve">RMB to US dollar exchange rate, RMB exchange rate, RMB to US dollar, Dollar RMB exchange rate, and Dollar renminbi exchange. </w:t>
      </w:r>
      <w:r>
        <w:rPr>
          <w:rFonts w:hint="eastAsia" w:ascii="Times New Roman" w:hAnsi="Times New Roman" w:cs="Times New Roman"/>
          <w:color w:val="202122"/>
          <w:sz w:val="24"/>
          <w:shd w:val="clear" w:color="auto" w:fill="FFFFFF"/>
        </w:rPr>
        <w:t xml:space="preserve">In this cast, </w:t>
      </w:r>
      <w:r>
        <w:rPr>
          <w:rFonts w:ascii="Times New Roman" w:hAnsi="Times New Roman" w:cs="Times New Roman"/>
          <w:color w:val="202122"/>
          <w:sz w:val="24"/>
          <w:shd w:val="clear" w:color="auto" w:fill="FFFFFF"/>
        </w:rPr>
        <w:t>GT is used to represent public opinions in the US, while BI is used to represent public opinions in China</w:t>
      </w:r>
      <w:r>
        <w:rPr>
          <w:rFonts w:hint="eastAsia" w:ascii="Times New Roman" w:hAnsi="Times New Roman" w:cs="Times New Roman"/>
          <w:color w:val="202122"/>
          <w:sz w:val="24"/>
          <w:shd w:val="clear" w:color="auto" w:fill="FFFFFF"/>
        </w:rPr>
        <w:t>. Moreover, t</w:t>
      </w:r>
      <w:r>
        <w:rPr>
          <w:rFonts w:ascii="Times New Roman" w:hAnsi="Times New Roman" w:cs="Times New Roman"/>
          <w:color w:val="202122"/>
          <w:sz w:val="24"/>
          <w:shd w:val="clear" w:color="auto" w:fill="FFFFFF"/>
        </w:rPr>
        <w:t xml:space="preserve">he average monthly </w:t>
      </w:r>
      <w:r>
        <w:rPr>
          <w:rFonts w:hint="eastAsia" w:ascii="Times New Roman" w:hAnsi="Times New Roman" w:cs="Times New Roman"/>
          <w:color w:val="202122"/>
          <w:sz w:val="24"/>
          <w:shd w:val="clear" w:color="auto" w:fill="FFFFFF"/>
        </w:rPr>
        <w:t xml:space="preserve">searching </w:t>
      </w:r>
      <w:r>
        <w:rPr>
          <w:rFonts w:ascii="Times New Roman" w:hAnsi="Times New Roman" w:cs="Times New Roman"/>
          <w:color w:val="202122"/>
          <w:sz w:val="24"/>
          <w:shd w:val="clear" w:color="auto" w:fill="FFFFFF"/>
        </w:rPr>
        <w:t>volume is used to represent the overall public opinions toward the exchange rate in different periods.</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A logarithmic transformation is applied to the variables that contain data </w:t>
      </w:r>
      <w:r>
        <w:rPr>
          <w:rFonts w:hint="eastAsia" w:ascii="Times New Roman" w:hAnsi="Times New Roman" w:cs="Times New Roman"/>
          <w:color w:val="202122"/>
          <w:sz w:val="24"/>
          <w:shd w:val="clear" w:color="auto" w:fill="FFFFFF"/>
        </w:rPr>
        <w:t>greater</w:t>
      </w:r>
      <w:r>
        <w:rPr>
          <w:rFonts w:ascii="Times New Roman" w:hAnsi="Times New Roman" w:cs="Times New Roman"/>
          <w:color w:val="202122"/>
          <w:sz w:val="24"/>
          <w:shd w:val="clear" w:color="auto" w:fill="FFFFFF"/>
        </w:rPr>
        <w:t xml:space="preserve"> than 100</w:t>
      </w:r>
      <w:r>
        <w:rPr>
          <w:rFonts w:hint="eastAsia" w:ascii="Times New Roman" w:hAnsi="Times New Roman" w:cs="Times New Roman"/>
          <w:color w:val="202122"/>
          <w:sz w:val="24"/>
          <w:shd w:val="clear" w:color="auto" w:fill="FFFFFF"/>
        </w:rPr>
        <w:t>, which are:</w:t>
      </w:r>
      <w:r>
        <w:rPr>
          <w:rFonts w:ascii="Times New Roman" w:hAnsi="Times New Roman" w:cs="Times New Roman"/>
          <w:color w:val="202122"/>
          <w:sz w:val="24"/>
          <w:shd w:val="clear" w:color="auto" w:fill="FFFFFF"/>
        </w:rPr>
        <w:t xml:space="preserve"> FRA, EX, CM2, AM2, FCPG, DJIA, NASDAQ, S&amp;P, SZCOMP, SHCOMP, BI.</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 The statistical properties of the exchange rate and selected variables are represented in Table 2. The data distributions of CLI_China and PPI are relatively asymmetric since the absolute skew are the greatest, while M2 and WTI tend to be symmetric distributions. For kurtosis, since the value of CEPU is greater than 3, the data distribution is mesokurtic, while the other variables are platykurtic distributed. </w:t>
      </w:r>
    </w:p>
    <w:p>
      <w:pPr>
        <w:pStyle w:val="2"/>
        <w:keepNext/>
        <w:spacing w:before="312" w:beforeLines="100"/>
        <w:jc w:val="center"/>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color w:val="202122"/>
          <w:shd w:val="clear" w:color="auto" w:fill="FFFFFF"/>
        </w:rPr>
        <w:t>Statistical properties of variables</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782"/>
        <w:gridCol w:w="1040"/>
        <w:gridCol w:w="1016"/>
        <w:gridCol w:w="925"/>
        <w:gridCol w:w="1298"/>
        <w:gridCol w:w="879"/>
        <w:gridCol w:w="1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Variables</w:t>
            </w:r>
          </w:p>
        </w:tc>
        <w:tc>
          <w:tcPr>
            <w:tcW w:w="483" w:type="pct"/>
            <w:vAlign w:val="center"/>
          </w:tcPr>
          <w:p>
            <w:pPr>
              <w:jc w:val="center"/>
              <w:rPr>
                <w:rFonts w:ascii="Times New Roman" w:hAnsi="Times New Roman" w:cs="Times New Roman"/>
                <w:b/>
                <w:bCs/>
              </w:rPr>
            </w:pPr>
            <w:r>
              <w:rPr>
                <w:rFonts w:ascii="Times New Roman" w:hAnsi="Times New Roman" w:cs="Times New Roman"/>
                <w:b/>
                <w:bCs/>
              </w:rPr>
              <w:t>mean</w:t>
            </w:r>
          </w:p>
        </w:tc>
        <w:tc>
          <w:tcPr>
            <w:tcW w:w="608" w:type="pct"/>
            <w:vAlign w:val="center"/>
          </w:tcPr>
          <w:p>
            <w:pPr>
              <w:jc w:val="center"/>
              <w:rPr>
                <w:rFonts w:ascii="Times New Roman" w:hAnsi="Times New Roman" w:cs="Times New Roman"/>
                <w:b/>
                <w:bCs/>
              </w:rPr>
            </w:pPr>
            <w:r>
              <w:rPr>
                <w:rFonts w:ascii="Times New Roman" w:hAnsi="Times New Roman" w:cs="Times New Roman"/>
                <w:b/>
                <w:bCs/>
              </w:rPr>
              <w:t>Standard deviation</w:t>
            </w:r>
          </w:p>
        </w:tc>
        <w:tc>
          <w:tcPr>
            <w:tcW w:w="615" w:type="pct"/>
            <w:vAlign w:val="center"/>
          </w:tcPr>
          <w:p>
            <w:pPr>
              <w:jc w:val="center"/>
              <w:rPr>
                <w:rFonts w:ascii="Times New Roman" w:hAnsi="Times New Roman" w:cs="Times New Roman"/>
                <w:b/>
                <w:bCs/>
              </w:rPr>
            </w:pPr>
            <w:r>
              <w:rPr>
                <w:rFonts w:ascii="Times New Roman" w:hAnsi="Times New Roman" w:cs="Times New Roman"/>
                <w:b/>
                <w:bCs/>
              </w:rPr>
              <w:t>skewness</w:t>
            </w:r>
          </w:p>
        </w:tc>
        <w:tc>
          <w:tcPr>
            <w:tcW w:w="537" w:type="pct"/>
            <w:vAlign w:val="center"/>
          </w:tcPr>
          <w:p>
            <w:pPr>
              <w:jc w:val="center"/>
              <w:rPr>
                <w:rFonts w:ascii="Times New Roman" w:hAnsi="Times New Roman" w:cs="Times New Roman"/>
                <w:b/>
                <w:bCs/>
              </w:rPr>
            </w:pPr>
            <w:r>
              <w:rPr>
                <w:rFonts w:ascii="Times New Roman" w:hAnsi="Times New Roman" w:cs="Times New Roman"/>
                <w:b/>
                <w:bCs/>
              </w:rPr>
              <w:t>kurtosis</w:t>
            </w:r>
          </w:p>
        </w:tc>
        <w:tc>
          <w:tcPr>
            <w:tcW w:w="728" w:type="pct"/>
            <w:vAlign w:val="center"/>
          </w:tcPr>
          <w:p>
            <w:pPr>
              <w:jc w:val="center"/>
              <w:rPr>
                <w:rFonts w:ascii="Times New Roman" w:hAnsi="Times New Roman" w:cs="Times New Roman"/>
                <w:b/>
                <w:bCs/>
              </w:rPr>
            </w:pPr>
            <w:r>
              <w:rPr>
                <w:rFonts w:ascii="Times New Roman" w:hAnsi="Times New Roman" w:cs="Times New Roman"/>
                <w:b/>
                <w:bCs/>
              </w:rPr>
              <w:t>Jarque-bera</w:t>
            </w:r>
          </w:p>
        </w:tc>
        <w:tc>
          <w:tcPr>
            <w:tcW w:w="522" w:type="pct"/>
            <w:vAlign w:val="center"/>
          </w:tcPr>
          <w:p>
            <w:pPr>
              <w:jc w:val="center"/>
              <w:rPr>
                <w:rFonts w:ascii="Times New Roman" w:hAnsi="Times New Roman" w:cs="Times New Roman"/>
                <w:b/>
                <w:bCs/>
              </w:rPr>
            </w:pPr>
            <w:r>
              <w:rPr>
                <w:rFonts w:ascii="Times New Roman" w:hAnsi="Times New Roman" w:cs="Times New Roman"/>
                <w:b/>
                <w:bCs/>
              </w:rPr>
              <w:t>P-value</w:t>
            </w:r>
          </w:p>
        </w:tc>
        <w:tc>
          <w:tcPr>
            <w:tcW w:w="757" w:type="pct"/>
            <w:vAlign w:val="center"/>
          </w:tcPr>
          <w:p>
            <w:pPr>
              <w:jc w:val="center"/>
              <w:rPr>
                <w:rFonts w:ascii="Times New Roman" w:hAnsi="Times New Roman" w:cs="Times New Roman"/>
                <w:b/>
                <w:bCs/>
              </w:rPr>
            </w:pPr>
            <w:r>
              <w:rPr>
                <w:rFonts w:ascii="Times New Roman" w:hAnsi="Times New Roman" w:cs="Times New Roman"/>
                <w:b/>
                <w:bCs/>
              </w:rPr>
              <w:t>Observation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FRA</w:t>
            </w:r>
          </w:p>
        </w:tc>
        <w:tc>
          <w:tcPr>
            <w:tcW w:w="483" w:type="pct"/>
            <w:vAlign w:val="center"/>
          </w:tcPr>
          <w:p>
            <w:pPr>
              <w:jc w:val="center"/>
              <w:rPr>
                <w:rFonts w:ascii="Times New Roman" w:hAnsi="Times New Roman" w:cs="Times New Roman"/>
              </w:rPr>
            </w:pPr>
            <w:r>
              <w:rPr>
                <w:rFonts w:ascii="Times New Roman" w:hAnsi="Times New Roman" w:cs="Times New Roman"/>
              </w:rPr>
              <w:t>10.41</w:t>
            </w:r>
          </w:p>
        </w:tc>
        <w:tc>
          <w:tcPr>
            <w:tcW w:w="608" w:type="pct"/>
            <w:vAlign w:val="center"/>
          </w:tcPr>
          <w:p>
            <w:pPr>
              <w:jc w:val="center"/>
              <w:rPr>
                <w:rFonts w:ascii="Times New Roman" w:hAnsi="Times New Roman" w:cs="Times New Roman"/>
              </w:rPr>
            </w:pPr>
            <w:r>
              <w:rPr>
                <w:rFonts w:ascii="Times New Roman" w:hAnsi="Times New Roman" w:cs="Times New Roman"/>
              </w:rPr>
              <w:t>0.09</w:t>
            </w:r>
          </w:p>
        </w:tc>
        <w:tc>
          <w:tcPr>
            <w:tcW w:w="615" w:type="pct"/>
            <w:vAlign w:val="center"/>
          </w:tcPr>
          <w:p>
            <w:pPr>
              <w:jc w:val="center"/>
              <w:rPr>
                <w:rFonts w:ascii="Times New Roman" w:hAnsi="Times New Roman" w:cs="Times New Roman"/>
              </w:rPr>
            </w:pPr>
            <w:r>
              <w:rPr>
                <w:rFonts w:ascii="Times New Roman" w:hAnsi="Times New Roman" w:cs="Times New Roman"/>
              </w:rPr>
              <w:t>0.28</w:t>
            </w:r>
          </w:p>
        </w:tc>
        <w:tc>
          <w:tcPr>
            <w:tcW w:w="537" w:type="pct"/>
            <w:vAlign w:val="center"/>
          </w:tcPr>
          <w:p>
            <w:pPr>
              <w:jc w:val="center"/>
              <w:rPr>
                <w:rFonts w:ascii="Times New Roman" w:hAnsi="Times New Roman" w:cs="Times New Roman"/>
              </w:rPr>
            </w:pPr>
            <w:r>
              <w:rPr>
                <w:rFonts w:ascii="Times New Roman" w:hAnsi="Times New Roman" w:cs="Times New Roman"/>
              </w:rPr>
              <w:t>2.59</w:t>
            </w:r>
          </w:p>
        </w:tc>
        <w:tc>
          <w:tcPr>
            <w:tcW w:w="728" w:type="pct"/>
            <w:vAlign w:val="center"/>
          </w:tcPr>
          <w:p>
            <w:pPr>
              <w:jc w:val="center"/>
              <w:rPr>
                <w:rFonts w:ascii="Times New Roman" w:hAnsi="Times New Roman" w:cs="Times New Roman"/>
              </w:rPr>
            </w:pPr>
            <w:r>
              <w:rPr>
                <w:rFonts w:ascii="Times New Roman" w:hAnsi="Times New Roman" w:cs="Times New Roman"/>
              </w:rPr>
              <w:t>2.22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EX</w:t>
            </w:r>
          </w:p>
        </w:tc>
        <w:tc>
          <w:tcPr>
            <w:tcW w:w="483" w:type="pct"/>
            <w:vAlign w:val="center"/>
          </w:tcPr>
          <w:p>
            <w:pPr>
              <w:jc w:val="center"/>
              <w:rPr>
                <w:rFonts w:ascii="Times New Roman" w:hAnsi="Times New Roman" w:cs="Times New Roman"/>
              </w:rPr>
            </w:pPr>
            <w:r>
              <w:rPr>
                <w:rFonts w:ascii="Times New Roman" w:hAnsi="Times New Roman" w:cs="Times New Roman"/>
              </w:rPr>
              <w:t>7.52</w:t>
            </w:r>
          </w:p>
        </w:tc>
        <w:tc>
          <w:tcPr>
            <w:tcW w:w="608" w:type="pct"/>
            <w:vAlign w:val="center"/>
          </w:tcPr>
          <w:p>
            <w:pPr>
              <w:jc w:val="center"/>
              <w:rPr>
                <w:rFonts w:ascii="Times New Roman" w:hAnsi="Times New Roman" w:cs="Times New Roman"/>
              </w:rPr>
            </w:pPr>
            <w:r>
              <w:rPr>
                <w:rFonts w:ascii="Times New Roman" w:hAnsi="Times New Roman" w:cs="Times New Roman"/>
              </w:rPr>
              <w:t>0.16</w:t>
            </w:r>
          </w:p>
        </w:tc>
        <w:tc>
          <w:tcPr>
            <w:tcW w:w="615" w:type="pct"/>
            <w:vAlign w:val="center"/>
          </w:tcPr>
          <w:p>
            <w:pPr>
              <w:jc w:val="center"/>
              <w:rPr>
                <w:rFonts w:ascii="Times New Roman" w:hAnsi="Times New Roman" w:cs="Times New Roman"/>
              </w:rPr>
            </w:pPr>
            <w:r>
              <w:rPr>
                <w:rFonts w:ascii="Times New Roman" w:hAnsi="Times New Roman" w:cs="Times New Roman"/>
              </w:rPr>
              <w:t>0.26</w:t>
            </w:r>
          </w:p>
        </w:tc>
        <w:tc>
          <w:tcPr>
            <w:tcW w:w="537" w:type="pct"/>
            <w:vAlign w:val="center"/>
          </w:tcPr>
          <w:p>
            <w:pPr>
              <w:jc w:val="center"/>
              <w:rPr>
                <w:rFonts w:ascii="Times New Roman" w:hAnsi="Times New Roman" w:cs="Times New Roman"/>
              </w:rPr>
            </w:pPr>
            <w:r>
              <w:rPr>
                <w:rFonts w:ascii="Times New Roman" w:hAnsi="Times New Roman" w:cs="Times New Roman"/>
              </w:rPr>
              <w:t>1.84</w:t>
            </w:r>
          </w:p>
        </w:tc>
        <w:tc>
          <w:tcPr>
            <w:tcW w:w="728" w:type="pct"/>
            <w:vAlign w:val="center"/>
          </w:tcPr>
          <w:p>
            <w:pPr>
              <w:jc w:val="center"/>
              <w:rPr>
                <w:rFonts w:ascii="Times New Roman" w:hAnsi="Times New Roman" w:cs="Times New Roman"/>
              </w:rPr>
            </w:pPr>
            <w:r>
              <w:rPr>
                <w:rFonts w:ascii="Times New Roman" w:hAnsi="Times New Roman" w:cs="Times New Roman"/>
              </w:rPr>
              <w:t>7.38</w:t>
            </w:r>
          </w:p>
        </w:tc>
        <w:tc>
          <w:tcPr>
            <w:tcW w:w="522" w:type="pct"/>
            <w:vAlign w:val="center"/>
          </w:tcPr>
          <w:p>
            <w:pPr>
              <w:jc w:val="center"/>
              <w:rPr>
                <w:rFonts w:ascii="Times New Roman" w:hAnsi="Times New Roman" w:cs="Times New Roman"/>
              </w:rPr>
            </w:pPr>
            <w:r>
              <w:rPr>
                <w:rFonts w:ascii="Times New Roman" w:hAnsi="Times New Roman" w:cs="Times New Roman"/>
              </w:rPr>
              <w:t>0.03</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IM</w:t>
            </w:r>
          </w:p>
        </w:tc>
        <w:tc>
          <w:tcPr>
            <w:tcW w:w="483" w:type="pct"/>
            <w:vAlign w:val="center"/>
          </w:tcPr>
          <w:p>
            <w:pPr>
              <w:jc w:val="center"/>
              <w:rPr>
                <w:rFonts w:ascii="Times New Roman" w:hAnsi="Times New Roman" w:cs="Times New Roman"/>
              </w:rPr>
            </w:pPr>
            <w:r>
              <w:rPr>
                <w:rFonts w:ascii="Times New Roman" w:hAnsi="Times New Roman" w:cs="Times New Roman"/>
              </w:rPr>
              <w:t>7.34</w:t>
            </w:r>
          </w:p>
        </w:tc>
        <w:tc>
          <w:tcPr>
            <w:tcW w:w="608" w:type="pct"/>
            <w:vAlign w:val="center"/>
          </w:tcPr>
          <w:p>
            <w:pPr>
              <w:jc w:val="center"/>
              <w:rPr>
                <w:rFonts w:ascii="Times New Roman" w:hAnsi="Times New Roman" w:cs="Times New Roman"/>
              </w:rPr>
            </w:pPr>
            <w:r>
              <w:rPr>
                <w:rFonts w:ascii="Times New Roman" w:hAnsi="Times New Roman" w:cs="Times New Roman"/>
              </w:rPr>
              <w:t>0.13</w:t>
            </w:r>
          </w:p>
        </w:tc>
        <w:tc>
          <w:tcPr>
            <w:tcW w:w="615" w:type="pct"/>
            <w:vAlign w:val="center"/>
          </w:tcPr>
          <w:p>
            <w:pPr>
              <w:jc w:val="center"/>
              <w:rPr>
                <w:rFonts w:ascii="Times New Roman" w:hAnsi="Times New Roman" w:cs="Times New Roman"/>
              </w:rPr>
            </w:pPr>
            <w:r>
              <w:rPr>
                <w:rFonts w:ascii="Times New Roman" w:hAnsi="Times New Roman" w:cs="Times New Roman"/>
              </w:rPr>
              <w:t>0.31</w:t>
            </w:r>
          </w:p>
        </w:tc>
        <w:tc>
          <w:tcPr>
            <w:tcW w:w="537" w:type="pct"/>
            <w:vAlign w:val="center"/>
          </w:tcPr>
          <w:p>
            <w:pPr>
              <w:jc w:val="center"/>
              <w:rPr>
                <w:rFonts w:ascii="Times New Roman" w:hAnsi="Times New Roman" w:cs="Times New Roman"/>
              </w:rPr>
            </w:pPr>
            <w:r>
              <w:rPr>
                <w:rFonts w:ascii="Times New Roman" w:hAnsi="Times New Roman" w:cs="Times New Roman"/>
              </w:rPr>
              <w:t>1.79</w:t>
            </w:r>
          </w:p>
        </w:tc>
        <w:tc>
          <w:tcPr>
            <w:tcW w:w="728" w:type="pct"/>
            <w:vAlign w:val="center"/>
          </w:tcPr>
          <w:p>
            <w:pPr>
              <w:jc w:val="center"/>
              <w:rPr>
                <w:rFonts w:ascii="Times New Roman" w:hAnsi="Times New Roman" w:cs="Times New Roman"/>
              </w:rPr>
            </w:pPr>
            <w:r>
              <w:rPr>
                <w:rFonts w:ascii="Times New Roman" w:hAnsi="Times New Roman" w:cs="Times New Roman"/>
              </w:rPr>
              <w:t>8.45</w:t>
            </w:r>
          </w:p>
        </w:tc>
        <w:tc>
          <w:tcPr>
            <w:tcW w:w="522" w:type="pct"/>
            <w:vAlign w:val="center"/>
          </w:tcPr>
          <w:p>
            <w:pPr>
              <w:jc w:val="center"/>
              <w:rPr>
                <w:rFonts w:ascii="Times New Roman" w:hAnsi="Times New Roman" w:cs="Times New Roman"/>
              </w:rPr>
            </w:pPr>
            <w:r>
              <w:rPr>
                <w:rFonts w:ascii="Times New Roman" w:hAnsi="Times New Roman" w:cs="Times New Roman"/>
              </w:rPr>
              <w:t>0.14</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M2</w:t>
            </w:r>
          </w:p>
        </w:tc>
        <w:tc>
          <w:tcPr>
            <w:tcW w:w="483" w:type="pct"/>
            <w:vAlign w:val="center"/>
          </w:tcPr>
          <w:p>
            <w:pPr>
              <w:jc w:val="center"/>
              <w:rPr>
                <w:rFonts w:ascii="Times New Roman" w:hAnsi="Times New Roman" w:cs="Times New Roman"/>
              </w:rPr>
            </w:pPr>
            <w:r>
              <w:rPr>
                <w:rFonts w:ascii="Times New Roman" w:hAnsi="Times New Roman" w:cs="Times New Roman"/>
              </w:rPr>
              <w:t>14.07</w:t>
            </w:r>
          </w:p>
        </w:tc>
        <w:tc>
          <w:tcPr>
            <w:tcW w:w="608" w:type="pct"/>
            <w:vAlign w:val="center"/>
          </w:tcPr>
          <w:p>
            <w:pPr>
              <w:jc w:val="center"/>
              <w:rPr>
                <w:rFonts w:ascii="Times New Roman" w:hAnsi="Times New Roman" w:cs="Times New Roman"/>
              </w:rPr>
            </w:pPr>
            <w:r>
              <w:rPr>
                <w:rFonts w:ascii="Times New Roman" w:hAnsi="Times New Roman" w:cs="Times New Roman"/>
              </w:rPr>
              <w:t>0.29</w:t>
            </w:r>
          </w:p>
        </w:tc>
        <w:tc>
          <w:tcPr>
            <w:tcW w:w="615" w:type="pct"/>
            <w:vAlign w:val="center"/>
          </w:tcPr>
          <w:p>
            <w:pPr>
              <w:jc w:val="center"/>
              <w:rPr>
                <w:rFonts w:ascii="Times New Roman" w:hAnsi="Times New Roman" w:cs="Times New Roman"/>
              </w:rPr>
            </w:pPr>
            <w:r>
              <w:rPr>
                <w:rFonts w:ascii="Times New Roman" w:hAnsi="Times New Roman" w:cs="Times New Roman"/>
              </w:rPr>
              <w:t>0.02</w:t>
            </w:r>
          </w:p>
        </w:tc>
        <w:tc>
          <w:tcPr>
            <w:tcW w:w="537" w:type="pct"/>
            <w:vAlign w:val="center"/>
          </w:tcPr>
          <w:p>
            <w:pPr>
              <w:jc w:val="center"/>
              <w:rPr>
                <w:rFonts w:ascii="Times New Roman" w:hAnsi="Times New Roman" w:cs="Times New Roman"/>
              </w:rPr>
            </w:pPr>
            <w:r>
              <w:rPr>
                <w:rFonts w:ascii="Times New Roman" w:hAnsi="Times New Roman" w:cs="Times New Roman"/>
              </w:rPr>
              <w:t>1.91</w:t>
            </w:r>
          </w:p>
        </w:tc>
        <w:tc>
          <w:tcPr>
            <w:tcW w:w="728" w:type="pct"/>
            <w:vAlign w:val="center"/>
          </w:tcPr>
          <w:p>
            <w:pPr>
              <w:jc w:val="center"/>
              <w:rPr>
                <w:rFonts w:ascii="Times New Roman" w:hAnsi="Times New Roman" w:cs="Times New Roman"/>
              </w:rPr>
            </w:pPr>
            <w:r>
              <w:rPr>
                <w:rFonts w:ascii="Times New Roman" w:hAnsi="Times New Roman" w:cs="Times New Roman"/>
              </w:rPr>
              <w:t>5.36</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CPI</w:t>
            </w:r>
          </w:p>
        </w:tc>
        <w:tc>
          <w:tcPr>
            <w:tcW w:w="483" w:type="pct"/>
            <w:vAlign w:val="center"/>
          </w:tcPr>
          <w:p>
            <w:pPr>
              <w:jc w:val="center"/>
              <w:rPr>
                <w:rFonts w:ascii="Times New Roman" w:hAnsi="Times New Roman" w:cs="Times New Roman"/>
              </w:rPr>
            </w:pPr>
            <w:r>
              <w:rPr>
                <w:rFonts w:ascii="Times New Roman" w:hAnsi="Times New Roman" w:cs="Times New Roman"/>
              </w:rPr>
              <w:t>2.55</w:t>
            </w:r>
          </w:p>
        </w:tc>
        <w:tc>
          <w:tcPr>
            <w:tcW w:w="608" w:type="pct"/>
            <w:vAlign w:val="center"/>
          </w:tcPr>
          <w:p>
            <w:pPr>
              <w:jc w:val="center"/>
              <w:rPr>
                <w:rFonts w:ascii="Times New Roman" w:hAnsi="Times New Roman" w:cs="Times New Roman"/>
              </w:rPr>
            </w:pPr>
            <w:r>
              <w:rPr>
                <w:rFonts w:ascii="Times New Roman" w:hAnsi="Times New Roman" w:cs="Times New Roman"/>
              </w:rPr>
              <w:t>1.29</w:t>
            </w:r>
          </w:p>
        </w:tc>
        <w:tc>
          <w:tcPr>
            <w:tcW w:w="615" w:type="pct"/>
            <w:vAlign w:val="center"/>
          </w:tcPr>
          <w:p>
            <w:pPr>
              <w:jc w:val="center"/>
              <w:rPr>
                <w:rFonts w:ascii="Times New Roman" w:hAnsi="Times New Roman" w:cs="Times New Roman"/>
              </w:rPr>
            </w:pPr>
            <w:r>
              <w:rPr>
                <w:rFonts w:ascii="Times New Roman" w:hAnsi="Times New Roman" w:cs="Times New Roman"/>
              </w:rPr>
              <w:t>0.46</w:t>
            </w:r>
          </w:p>
        </w:tc>
        <w:tc>
          <w:tcPr>
            <w:tcW w:w="537" w:type="pct"/>
            <w:vAlign w:val="center"/>
          </w:tcPr>
          <w:p>
            <w:pPr>
              <w:jc w:val="center"/>
              <w:rPr>
                <w:rFonts w:ascii="Times New Roman" w:hAnsi="Times New Roman" w:cs="Times New Roman"/>
              </w:rPr>
            </w:pPr>
            <w:r>
              <w:rPr>
                <w:rFonts w:ascii="Times New Roman" w:hAnsi="Times New Roman" w:cs="Times New Roman"/>
              </w:rPr>
              <w:t>1.86</w:t>
            </w:r>
          </w:p>
        </w:tc>
        <w:tc>
          <w:tcPr>
            <w:tcW w:w="728" w:type="pct"/>
            <w:vAlign w:val="center"/>
          </w:tcPr>
          <w:p>
            <w:pPr>
              <w:jc w:val="center"/>
              <w:rPr>
                <w:rFonts w:ascii="Times New Roman" w:hAnsi="Times New Roman" w:cs="Times New Roman"/>
              </w:rPr>
            </w:pPr>
            <w:r>
              <w:rPr>
                <w:rFonts w:ascii="Times New Roman" w:hAnsi="Times New Roman" w:cs="Times New Roman"/>
              </w:rPr>
              <w:t>9.82</w:t>
            </w:r>
          </w:p>
        </w:tc>
        <w:tc>
          <w:tcPr>
            <w:tcW w:w="522" w:type="pct"/>
            <w:vAlign w:val="center"/>
          </w:tcPr>
          <w:p>
            <w:pPr>
              <w:jc w:val="center"/>
              <w:rPr>
                <w:rFonts w:ascii="Times New Roman" w:hAnsi="Times New Roman" w:cs="Times New Roman"/>
              </w:rPr>
            </w:pPr>
            <w:r>
              <w:rPr>
                <w:rFonts w:ascii="Times New Roman" w:hAnsi="Times New Roman" w:cs="Times New Roman"/>
              </w:rPr>
              <w:t>0.32</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CPI_US</w:t>
            </w:r>
          </w:p>
        </w:tc>
        <w:tc>
          <w:tcPr>
            <w:tcW w:w="483" w:type="pct"/>
            <w:vAlign w:val="center"/>
          </w:tcPr>
          <w:p>
            <w:pPr>
              <w:jc w:val="center"/>
              <w:rPr>
                <w:rFonts w:ascii="Times New Roman" w:hAnsi="Times New Roman" w:cs="Times New Roman"/>
              </w:rPr>
            </w:pPr>
            <w:r>
              <w:rPr>
                <w:rFonts w:ascii="Times New Roman" w:hAnsi="Times New Roman" w:cs="Times New Roman"/>
              </w:rPr>
              <w:t>1.80</w:t>
            </w:r>
          </w:p>
        </w:tc>
        <w:tc>
          <w:tcPr>
            <w:tcW w:w="608" w:type="pct"/>
            <w:vAlign w:val="center"/>
          </w:tcPr>
          <w:p>
            <w:pPr>
              <w:jc w:val="center"/>
              <w:rPr>
                <w:rFonts w:ascii="Times New Roman" w:hAnsi="Times New Roman" w:cs="Times New Roman"/>
              </w:rPr>
            </w:pPr>
            <w:r>
              <w:rPr>
                <w:rFonts w:ascii="Times New Roman" w:hAnsi="Times New Roman" w:cs="Times New Roman"/>
              </w:rPr>
              <w:t>0.89</w:t>
            </w:r>
          </w:p>
        </w:tc>
        <w:tc>
          <w:tcPr>
            <w:tcW w:w="615" w:type="pct"/>
            <w:vAlign w:val="center"/>
          </w:tcPr>
          <w:p>
            <w:pPr>
              <w:jc w:val="center"/>
              <w:rPr>
                <w:rFonts w:ascii="Times New Roman" w:hAnsi="Times New Roman" w:cs="Times New Roman"/>
              </w:rPr>
            </w:pPr>
            <w:r>
              <w:rPr>
                <w:rFonts w:ascii="Times New Roman" w:hAnsi="Times New Roman" w:cs="Times New Roman"/>
              </w:rPr>
              <w:t>0.48</w:t>
            </w:r>
          </w:p>
        </w:tc>
        <w:tc>
          <w:tcPr>
            <w:tcW w:w="537" w:type="pct"/>
            <w:vAlign w:val="center"/>
          </w:tcPr>
          <w:p>
            <w:pPr>
              <w:jc w:val="center"/>
              <w:rPr>
                <w:rFonts w:ascii="Times New Roman" w:hAnsi="Times New Roman" w:cs="Times New Roman"/>
              </w:rPr>
            </w:pPr>
            <w:r>
              <w:rPr>
                <w:rFonts w:ascii="Times New Roman" w:hAnsi="Times New Roman" w:cs="Times New Roman"/>
              </w:rPr>
              <w:t>1.88</w:t>
            </w:r>
          </w:p>
        </w:tc>
        <w:tc>
          <w:tcPr>
            <w:tcW w:w="728" w:type="pct"/>
            <w:vAlign w:val="center"/>
          </w:tcPr>
          <w:p>
            <w:pPr>
              <w:jc w:val="center"/>
              <w:rPr>
                <w:rFonts w:ascii="Times New Roman" w:hAnsi="Times New Roman" w:cs="Times New Roman"/>
              </w:rPr>
            </w:pPr>
            <w:r>
              <w:rPr>
                <w:rFonts w:ascii="Times New Roman" w:hAnsi="Times New Roman" w:cs="Times New Roman"/>
              </w:rPr>
              <w:t>9.94</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IVA</w:t>
            </w:r>
          </w:p>
        </w:tc>
        <w:tc>
          <w:tcPr>
            <w:tcW w:w="483" w:type="pct"/>
            <w:vAlign w:val="center"/>
          </w:tcPr>
          <w:p>
            <w:pPr>
              <w:jc w:val="center"/>
              <w:rPr>
                <w:rFonts w:ascii="Times New Roman" w:hAnsi="Times New Roman" w:cs="Times New Roman"/>
              </w:rPr>
            </w:pPr>
            <w:r>
              <w:rPr>
                <w:rFonts w:ascii="Times New Roman" w:hAnsi="Times New Roman" w:cs="Times New Roman"/>
              </w:rPr>
              <w:t>7.93</w:t>
            </w:r>
          </w:p>
        </w:tc>
        <w:tc>
          <w:tcPr>
            <w:tcW w:w="608" w:type="pct"/>
            <w:vAlign w:val="center"/>
          </w:tcPr>
          <w:p>
            <w:pPr>
              <w:jc w:val="center"/>
              <w:rPr>
                <w:rFonts w:ascii="Times New Roman" w:hAnsi="Times New Roman" w:cs="Times New Roman"/>
              </w:rPr>
            </w:pPr>
            <w:r>
              <w:rPr>
                <w:rFonts w:ascii="Times New Roman" w:hAnsi="Times New Roman" w:cs="Times New Roman"/>
              </w:rPr>
              <w:t>3.61</w:t>
            </w:r>
          </w:p>
        </w:tc>
        <w:tc>
          <w:tcPr>
            <w:tcW w:w="615" w:type="pct"/>
            <w:vAlign w:val="center"/>
          </w:tcPr>
          <w:p>
            <w:pPr>
              <w:jc w:val="center"/>
              <w:rPr>
                <w:rFonts w:ascii="Times New Roman" w:hAnsi="Times New Roman" w:cs="Times New Roman"/>
              </w:rPr>
            </w:pPr>
            <w:r>
              <w:rPr>
                <w:rFonts w:ascii="Times New Roman" w:hAnsi="Times New Roman" w:cs="Times New Roman"/>
              </w:rPr>
              <w:t>0.17</w:t>
            </w:r>
          </w:p>
        </w:tc>
        <w:tc>
          <w:tcPr>
            <w:tcW w:w="537" w:type="pct"/>
            <w:vAlign w:val="center"/>
          </w:tcPr>
          <w:p>
            <w:pPr>
              <w:jc w:val="center"/>
              <w:rPr>
                <w:rFonts w:ascii="Times New Roman" w:hAnsi="Times New Roman" w:cs="Times New Roman"/>
              </w:rPr>
            </w:pPr>
            <w:r>
              <w:rPr>
                <w:rFonts w:ascii="Times New Roman" w:hAnsi="Times New Roman" w:cs="Times New Roman"/>
              </w:rPr>
              <w:t>1.84</w:t>
            </w:r>
          </w:p>
        </w:tc>
        <w:tc>
          <w:tcPr>
            <w:tcW w:w="728" w:type="pct"/>
            <w:vAlign w:val="center"/>
          </w:tcPr>
          <w:p>
            <w:pPr>
              <w:jc w:val="center"/>
              <w:rPr>
                <w:rFonts w:ascii="Times New Roman" w:hAnsi="Times New Roman" w:cs="Times New Roman"/>
              </w:rPr>
            </w:pPr>
            <w:r>
              <w:rPr>
                <w:rFonts w:ascii="Times New Roman" w:hAnsi="Times New Roman" w:cs="Times New Roman"/>
              </w:rPr>
              <w:t>6.62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PPI</w:t>
            </w:r>
          </w:p>
        </w:tc>
        <w:tc>
          <w:tcPr>
            <w:tcW w:w="483" w:type="pct"/>
            <w:vAlign w:val="center"/>
          </w:tcPr>
          <w:p>
            <w:pPr>
              <w:jc w:val="center"/>
              <w:rPr>
                <w:rFonts w:ascii="Times New Roman" w:hAnsi="Times New Roman" w:cs="Times New Roman"/>
              </w:rPr>
            </w:pPr>
            <w:r>
              <w:rPr>
                <w:rFonts w:ascii="Times New Roman" w:hAnsi="Times New Roman" w:cs="Times New Roman"/>
              </w:rPr>
              <w:t>0.39</w:t>
            </w:r>
          </w:p>
        </w:tc>
        <w:tc>
          <w:tcPr>
            <w:tcW w:w="608" w:type="pct"/>
            <w:vAlign w:val="center"/>
          </w:tcPr>
          <w:p>
            <w:pPr>
              <w:jc w:val="center"/>
              <w:rPr>
                <w:rFonts w:ascii="Times New Roman" w:hAnsi="Times New Roman" w:cs="Times New Roman"/>
              </w:rPr>
            </w:pPr>
            <w:r>
              <w:rPr>
                <w:rFonts w:ascii="Times New Roman" w:hAnsi="Times New Roman" w:cs="Times New Roman"/>
              </w:rPr>
              <w:t>4.02</w:t>
            </w:r>
          </w:p>
        </w:tc>
        <w:tc>
          <w:tcPr>
            <w:tcW w:w="615" w:type="pct"/>
            <w:vAlign w:val="center"/>
          </w:tcPr>
          <w:p>
            <w:pPr>
              <w:jc w:val="center"/>
              <w:rPr>
                <w:rFonts w:ascii="Times New Roman" w:hAnsi="Times New Roman" w:cs="Times New Roman"/>
              </w:rPr>
            </w:pPr>
            <w:r>
              <w:rPr>
                <w:rFonts w:ascii="Times New Roman" w:hAnsi="Times New Roman" w:cs="Times New Roman"/>
              </w:rPr>
              <w:t>0.76</w:t>
            </w:r>
          </w:p>
        </w:tc>
        <w:tc>
          <w:tcPr>
            <w:tcW w:w="537" w:type="pct"/>
            <w:vAlign w:val="center"/>
          </w:tcPr>
          <w:p>
            <w:pPr>
              <w:jc w:val="center"/>
              <w:rPr>
                <w:rFonts w:ascii="Times New Roman" w:hAnsi="Times New Roman" w:cs="Times New Roman"/>
              </w:rPr>
            </w:pPr>
            <w:r>
              <w:rPr>
                <w:rFonts w:ascii="Times New Roman" w:hAnsi="Times New Roman" w:cs="Times New Roman"/>
              </w:rPr>
              <w:t>2.58</w:t>
            </w:r>
          </w:p>
        </w:tc>
        <w:tc>
          <w:tcPr>
            <w:tcW w:w="728" w:type="pct"/>
            <w:vAlign w:val="center"/>
          </w:tcPr>
          <w:p>
            <w:pPr>
              <w:jc w:val="center"/>
              <w:rPr>
                <w:rFonts w:ascii="Times New Roman" w:hAnsi="Times New Roman" w:cs="Times New Roman"/>
              </w:rPr>
            </w:pPr>
            <w:r>
              <w:rPr>
                <w:rFonts w:ascii="Times New Roman" w:hAnsi="Times New Roman" w:cs="Times New Roman"/>
              </w:rPr>
              <w:t>11.29</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PMI</w:t>
            </w:r>
          </w:p>
        </w:tc>
        <w:tc>
          <w:tcPr>
            <w:tcW w:w="483" w:type="pct"/>
            <w:vAlign w:val="center"/>
          </w:tcPr>
          <w:p>
            <w:pPr>
              <w:jc w:val="center"/>
              <w:rPr>
                <w:rFonts w:ascii="Times New Roman" w:hAnsi="Times New Roman" w:cs="Times New Roman"/>
              </w:rPr>
            </w:pPr>
            <w:r>
              <w:rPr>
                <w:rFonts w:ascii="Times New Roman" w:hAnsi="Times New Roman" w:cs="Times New Roman"/>
              </w:rPr>
              <w:t>50.67</w:t>
            </w:r>
          </w:p>
        </w:tc>
        <w:tc>
          <w:tcPr>
            <w:tcW w:w="608" w:type="pct"/>
            <w:vAlign w:val="center"/>
          </w:tcPr>
          <w:p>
            <w:pPr>
              <w:jc w:val="center"/>
              <w:rPr>
                <w:rFonts w:ascii="Times New Roman" w:hAnsi="Times New Roman" w:cs="Times New Roman"/>
              </w:rPr>
            </w:pPr>
            <w:r>
              <w:rPr>
                <w:rFonts w:ascii="Times New Roman" w:hAnsi="Times New Roman" w:cs="Times New Roman"/>
              </w:rPr>
              <w:t>0.93</w:t>
            </w:r>
          </w:p>
        </w:tc>
        <w:tc>
          <w:tcPr>
            <w:tcW w:w="615" w:type="pct"/>
            <w:vAlign w:val="center"/>
          </w:tcPr>
          <w:p>
            <w:pPr>
              <w:jc w:val="center"/>
              <w:rPr>
                <w:rFonts w:ascii="Times New Roman" w:hAnsi="Times New Roman" w:cs="Times New Roman"/>
              </w:rPr>
            </w:pPr>
            <w:r>
              <w:rPr>
                <w:rFonts w:ascii="Times New Roman" w:hAnsi="Times New Roman" w:cs="Times New Roman"/>
              </w:rPr>
              <w:t>0.42</w:t>
            </w:r>
          </w:p>
        </w:tc>
        <w:tc>
          <w:tcPr>
            <w:tcW w:w="537" w:type="pct"/>
            <w:vAlign w:val="center"/>
          </w:tcPr>
          <w:p>
            <w:pPr>
              <w:jc w:val="center"/>
              <w:rPr>
                <w:rFonts w:ascii="Times New Roman" w:hAnsi="Times New Roman" w:cs="Times New Roman"/>
              </w:rPr>
            </w:pPr>
            <w:r>
              <w:rPr>
                <w:rFonts w:ascii="Times New Roman" w:hAnsi="Times New Roman" w:cs="Times New Roman"/>
              </w:rPr>
              <w:t>1.90</w:t>
            </w:r>
          </w:p>
        </w:tc>
        <w:tc>
          <w:tcPr>
            <w:tcW w:w="728" w:type="pct"/>
            <w:vAlign w:val="center"/>
          </w:tcPr>
          <w:p>
            <w:pPr>
              <w:jc w:val="center"/>
              <w:rPr>
                <w:rFonts w:ascii="Times New Roman" w:hAnsi="Times New Roman" w:cs="Times New Roman"/>
              </w:rPr>
            </w:pPr>
            <w:r>
              <w:rPr>
                <w:rFonts w:ascii="Times New Roman" w:hAnsi="Times New Roman" w:cs="Times New Roman"/>
              </w:rPr>
              <w:t>8.68</w:t>
            </w:r>
          </w:p>
        </w:tc>
        <w:tc>
          <w:tcPr>
            <w:tcW w:w="522" w:type="pct"/>
            <w:vAlign w:val="center"/>
          </w:tcPr>
          <w:p>
            <w:pPr>
              <w:jc w:val="center"/>
              <w:rPr>
                <w:rFonts w:ascii="Times New Roman" w:hAnsi="Times New Roman" w:cs="Times New Roman"/>
              </w:rPr>
            </w:pPr>
            <w:r>
              <w:rPr>
                <w:rFonts w:ascii="Times New Roman" w:hAnsi="Times New Roman" w:cs="Times New Roman"/>
              </w:rPr>
              <w:t>0.82</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DXY</w:t>
            </w:r>
          </w:p>
        </w:tc>
        <w:tc>
          <w:tcPr>
            <w:tcW w:w="483" w:type="pct"/>
            <w:vAlign w:val="center"/>
          </w:tcPr>
          <w:p>
            <w:pPr>
              <w:jc w:val="center"/>
              <w:rPr>
                <w:rFonts w:ascii="Times New Roman" w:hAnsi="Times New Roman" w:cs="Times New Roman"/>
              </w:rPr>
            </w:pPr>
            <w:r>
              <w:rPr>
                <w:rFonts w:ascii="Times New Roman" w:hAnsi="Times New Roman" w:cs="Times New Roman"/>
              </w:rPr>
              <w:t>89.17</w:t>
            </w:r>
          </w:p>
        </w:tc>
        <w:tc>
          <w:tcPr>
            <w:tcW w:w="608" w:type="pct"/>
            <w:vAlign w:val="center"/>
          </w:tcPr>
          <w:p>
            <w:pPr>
              <w:jc w:val="center"/>
              <w:rPr>
                <w:rFonts w:ascii="Times New Roman" w:hAnsi="Times New Roman" w:cs="Times New Roman"/>
              </w:rPr>
            </w:pPr>
            <w:r>
              <w:rPr>
                <w:rFonts w:ascii="Times New Roman" w:hAnsi="Times New Roman" w:cs="Times New Roman"/>
              </w:rPr>
              <w:t>8.42</w:t>
            </w:r>
          </w:p>
        </w:tc>
        <w:tc>
          <w:tcPr>
            <w:tcW w:w="615" w:type="pct"/>
            <w:vAlign w:val="center"/>
          </w:tcPr>
          <w:p>
            <w:pPr>
              <w:jc w:val="center"/>
              <w:rPr>
                <w:rFonts w:ascii="Times New Roman" w:hAnsi="Times New Roman" w:cs="Times New Roman"/>
              </w:rPr>
            </w:pPr>
            <w:r>
              <w:rPr>
                <w:rFonts w:ascii="Times New Roman" w:hAnsi="Times New Roman" w:cs="Times New Roman"/>
              </w:rPr>
              <w:t>-0.27</w:t>
            </w:r>
          </w:p>
        </w:tc>
        <w:tc>
          <w:tcPr>
            <w:tcW w:w="537" w:type="pct"/>
            <w:vAlign w:val="center"/>
          </w:tcPr>
          <w:p>
            <w:pPr>
              <w:jc w:val="center"/>
              <w:rPr>
                <w:rFonts w:ascii="Times New Roman" w:hAnsi="Times New Roman" w:cs="Times New Roman"/>
              </w:rPr>
            </w:pPr>
            <w:r>
              <w:rPr>
                <w:rFonts w:ascii="Times New Roman" w:hAnsi="Times New Roman" w:cs="Times New Roman"/>
              </w:rPr>
              <w:t>2.55</w:t>
            </w:r>
          </w:p>
        </w:tc>
        <w:tc>
          <w:tcPr>
            <w:tcW w:w="728" w:type="pct"/>
            <w:vAlign w:val="center"/>
          </w:tcPr>
          <w:p>
            <w:pPr>
              <w:jc w:val="center"/>
              <w:rPr>
                <w:rFonts w:ascii="Times New Roman" w:hAnsi="Times New Roman" w:cs="Times New Roman"/>
              </w:rPr>
            </w:pPr>
            <w:r>
              <w:rPr>
                <w:rFonts w:ascii="Times New Roman" w:hAnsi="Times New Roman" w:cs="Times New Roman"/>
              </w:rPr>
              <w:t>2.25</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WTI</w:t>
            </w:r>
          </w:p>
        </w:tc>
        <w:tc>
          <w:tcPr>
            <w:tcW w:w="483" w:type="pct"/>
            <w:vAlign w:val="center"/>
          </w:tcPr>
          <w:p>
            <w:pPr>
              <w:jc w:val="center"/>
              <w:rPr>
                <w:rFonts w:ascii="Times New Roman" w:hAnsi="Times New Roman" w:cs="Times New Roman"/>
              </w:rPr>
            </w:pPr>
            <w:r>
              <w:rPr>
                <w:rFonts w:ascii="Times New Roman" w:hAnsi="Times New Roman" w:cs="Times New Roman"/>
              </w:rPr>
              <w:t>71.55</w:t>
            </w:r>
          </w:p>
        </w:tc>
        <w:tc>
          <w:tcPr>
            <w:tcW w:w="608" w:type="pct"/>
            <w:vAlign w:val="center"/>
          </w:tcPr>
          <w:p>
            <w:pPr>
              <w:jc w:val="center"/>
              <w:rPr>
                <w:rFonts w:ascii="Times New Roman" w:hAnsi="Times New Roman" w:cs="Times New Roman"/>
              </w:rPr>
            </w:pPr>
            <w:r>
              <w:rPr>
                <w:rFonts w:ascii="Times New Roman" w:hAnsi="Times New Roman" w:cs="Times New Roman"/>
              </w:rPr>
              <w:t>22.82</w:t>
            </w:r>
          </w:p>
        </w:tc>
        <w:tc>
          <w:tcPr>
            <w:tcW w:w="615" w:type="pct"/>
            <w:vAlign w:val="center"/>
          </w:tcPr>
          <w:p>
            <w:pPr>
              <w:jc w:val="center"/>
              <w:rPr>
                <w:rFonts w:ascii="Times New Roman" w:hAnsi="Times New Roman" w:cs="Times New Roman"/>
              </w:rPr>
            </w:pPr>
            <w:r>
              <w:rPr>
                <w:rFonts w:ascii="Times New Roman" w:hAnsi="Times New Roman" w:cs="Times New Roman"/>
              </w:rPr>
              <w:t>0.01</w:t>
            </w:r>
          </w:p>
        </w:tc>
        <w:tc>
          <w:tcPr>
            <w:tcW w:w="537" w:type="pct"/>
            <w:vAlign w:val="center"/>
          </w:tcPr>
          <w:p>
            <w:pPr>
              <w:jc w:val="center"/>
              <w:rPr>
                <w:rFonts w:ascii="Times New Roman" w:hAnsi="Times New Roman" w:cs="Times New Roman"/>
              </w:rPr>
            </w:pPr>
            <w:r>
              <w:rPr>
                <w:rFonts w:ascii="Times New Roman" w:hAnsi="Times New Roman" w:cs="Times New Roman"/>
              </w:rPr>
              <w:t>2.46</w:t>
            </w:r>
          </w:p>
        </w:tc>
        <w:tc>
          <w:tcPr>
            <w:tcW w:w="728" w:type="pct"/>
            <w:vAlign w:val="center"/>
          </w:tcPr>
          <w:p>
            <w:pPr>
              <w:jc w:val="center"/>
              <w:rPr>
                <w:rFonts w:ascii="Times New Roman" w:hAnsi="Times New Roman" w:cs="Times New Roman"/>
              </w:rPr>
            </w:pPr>
            <w:r>
              <w:rPr>
                <w:rFonts w:ascii="Times New Roman" w:hAnsi="Times New Roman" w:cs="Times New Roman"/>
              </w:rPr>
              <w:t>1.28</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COMEX</w:t>
            </w:r>
          </w:p>
        </w:tc>
        <w:tc>
          <w:tcPr>
            <w:tcW w:w="483" w:type="pct"/>
            <w:vAlign w:val="center"/>
          </w:tcPr>
          <w:p>
            <w:pPr>
              <w:jc w:val="center"/>
              <w:rPr>
                <w:rFonts w:ascii="Times New Roman" w:hAnsi="Times New Roman" w:cs="Times New Roman"/>
              </w:rPr>
            </w:pPr>
            <w:r>
              <w:rPr>
                <w:rFonts w:ascii="Times New Roman" w:hAnsi="Times New Roman" w:cs="Times New Roman"/>
              </w:rPr>
              <w:t>7.21</w:t>
            </w:r>
          </w:p>
        </w:tc>
        <w:tc>
          <w:tcPr>
            <w:tcW w:w="608" w:type="pct"/>
            <w:vAlign w:val="center"/>
          </w:tcPr>
          <w:p>
            <w:pPr>
              <w:jc w:val="center"/>
              <w:rPr>
                <w:rFonts w:ascii="Times New Roman" w:hAnsi="Times New Roman" w:cs="Times New Roman"/>
              </w:rPr>
            </w:pPr>
            <w:r>
              <w:rPr>
                <w:rFonts w:ascii="Times New Roman" w:hAnsi="Times New Roman" w:cs="Times New Roman"/>
              </w:rPr>
              <w:t>0.13</w:t>
            </w:r>
          </w:p>
        </w:tc>
        <w:tc>
          <w:tcPr>
            <w:tcW w:w="615" w:type="pct"/>
            <w:vAlign w:val="center"/>
          </w:tcPr>
          <w:p>
            <w:pPr>
              <w:jc w:val="center"/>
              <w:rPr>
                <w:rFonts w:ascii="Times New Roman" w:hAnsi="Times New Roman" w:cs="Times New Roman"/>
              </w:rPr>
            </w:pPr>
            <w:r>
              <w:rPr>
                <w:rFonts w:ascii="Times New Roman" w:hAnsi="Times New Roman" w:cs="Times New Roman"/>
              </w:rPr>
              <w:t>0.40</w:t>
            </w:r>
          </w:p>
        </w:tc>
        <w:tc>
          <w:tcPr>
            <w:tcW w:w="537" w:type="pct"/>
            <w:vAlign w:val="center"/>
          </w:tcPr>
          <w:p>
            <w:pPr>
              <w:jc w:val="center"/>
              <w:rPr>
                <w:rFonts w:ascii="Times New Roman" w:hAnsi="Times New Roman" w:cs="Times New Roman"/>
              </w:rPr>
            </w:pPr>
            <w:r>
              <w:rPr>
                <w:rFonts w:ascii="Times New Roman" w:hAnsi="Times New Roman" w:cs="Times New Roman"/>
              </w:rPr>
              <w:t>2.02</w:t>
            </w:r>
          </w:p>
        </w:tc>
        <w:tc>
          <w:tcPr>
            <w:tcW w:w="728" w:type="pct"/>
            <w:vAlign w:val="center"/>
          </w:tcPr>
          <w:p>
            <w:pPr>
              <w:jc w:val="center"/>
              <w:rPr>
                <w:rFonts w:ascii="Times New Roman" w:hAnsi="Times New Roman" w:cs="Times New Roman"/>
              </w:rPr>
            </w:pPr>
            <w:r>
              <w:rPr>
                <w:rFonts w:ascii="Times New Roman" w:hAnsi="Times New Roman" w:cs="Times New Roman"/>
              </w:rPr>
              <w:t>7.21</w:t>
            </w:r>
          </w:p>
        </w:tc>
        <w:tc>
          <w:tcPr>
            <w:tcW w:w="522" w:type="pct"/>
            <w:vAlign w:val="center"/>
          </w:tcPr>
          <w:p>
            <w:pPr>
              <w:jc w:val="center"/>
              <w:rPr>
                <w:rFonts w:ascii="Times New Roman" w:hAnsi="Times New Roman" w:cs="Times New Roman"/>
              </w:rPr>
            </w:pPr>
            <w:r>
              <w:rPr>
                <w:rFonts w:ascii="Times New Roman" w:hAnsi="Times New Roman" w:cs="Times New Roman"/>
              </w:rPr>
              <w:t>0.46</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DJIA</w:t>
            </w:r>
          </w:p>
        </w:tc>
        <w:tc>
          <w:tcPr>
            <w:tcW w:w="483" w:type="pct"/>
            <w:vAlign w:val="center"/>
          </w:tcPr>
          <w:p>
            <w:pPr>
              <w:jc w:val="center"/>
              <w:rPr>
                <w:rFonts w:ascii="Times New Roman" w:hAnsi="Times New Roman" w:cs="Times New Roman"/>
              </w:rPr>
            </w:pPr>
            <w:r>
              <w:rPr>
                <w:rFonts w:ascii="Times New Roman" w:hAnsi="Times New Roman" w:cs="Times New Roman"/>
              </w:rPr>
              <w:t>9.78</w:t>
            </w:r>
          </w:p>
        </w:tc>
        <w:tc>
          <w:tcPr>
            <w:tcW w:w="608" w:type="pct"/>
            <w:vAlign w:val="center"/>
          </w:tcPr>
          <w:p>
            <w:pPr>
              <w:jc w:val="center"/>
              <w:rPr>
                <w:rFonts w:ascii="Times New Roman" w:hAnsi="Times New Roman" w:cs="Times New Roman"/>
              </w:rPr>
            </w:pPr>
            <w:r>
              <w:rPr>
                <w:rFonts w:ascii="Times New Roman" w:hAnsi="Times New Roman" w:cs="Times New Roman"/>
              </w:rPr>
              <w:t>0.27</w:t>
            </w:r>
          </w:p>
        </w:tc>
        <w:tc>
          <w:tcPr>
            <w:tcW w:w="615" w:type="pct"/>
            <w:vAlign w:val="center"/>
          </w:tcPr>
          <w:p>
            <w:pPr>
              <w:jc w:val="center"/>
              <w:rPr>
                <w:rFonts w:ascii="Times New Roman" w:hAnsi="Times New Roman" w:cs="Times New Roman"/>
              </w:rPr>
            </w:pPr>
            <w:r>
              <w:rPr>
                <w:rFonts w:ascii="Times New Roman" w:hAnsi="Times New Roman" w:cs="Times New Roman"/>
              </w:rPr>
              <w:t>-0.16</w:t>
            </w:r>
          </w:p>
        </w:tc>
        <w:tc>
          <w:tcPr>
            <w:tcW w:w="537" w:type="pct"/>
            <w:vAlign w:val="center"/>
          </w:tcPr>
          <w:p>
            <w:pPr>
              <w:jc w:val="center"/>
              <w:rPr>
                <w:rFonts w:ascii="Times New Roman" w:hAnsi="Times New Roman" w:cs="Times New Roman"/>
              </w:rPr>
            </w:pPr>
            <w:r>
              <w:rPr>
                <w:rFonts w:ascii="Times New Roman" w:hAnsi="Times New Roman" w:cs="Times New Roman"/>
              </w:rPr>
              <w:t>1.80</w:t>
            </w:r>
          </w:p>
        </w:tc>
        <w:tc>
          <w:tcPr>
            <w:tcW w:w="728" w:type="pct"/>
            <w:vAlign w:val="center"/>
          </w:tcPr>
          <w:p>
            <w:pPr>
              <w:jc w:val="center"/>
              <w:rPr>
                <w:rFonts w:ascii="Times New Roman" w:hAnsi="Times New Roman" w:cs="Times New Roman"/>
              </w:rPr>
            </w:pPr>
            <w:r>
              <w:rPr>
                <w:rFonts w:ascii="Times New Roman" w:hAnsi="Times New Roman" w:cs="Times New Roman"/>
              </w:rPr>
              <w:t>6.94</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NASDAQ</w:t>
            </w:r>
          </w:p>
        </w:tc>
        <w:tc>
          <w:tcPr>
            <w:tcW w:w="483" w:type="pct"/>
            <w:vAlign w:val="center"/>
          </w:tcPr>
          <w:p>
            <w:pPr>
              <w:jc w:val="center"/>
              <w:rPr>
                <w:rFonts w:ascii="Times New Roman" w:hAnsi="Times New Roman" w:cs="Times New Roman"/>
              </w:rPr>
            </w:pPr>
            <w:r>
              <w:rPr>
                <w:rFonts w:ascii="Times New Roman" w:hAnsi="Times New Roman" w:cs="Times New Roman"/>
              </w:rPr>
              <w:t>8.46</w:t>
            </w:r>
          </w:p>
        </w:tc>
        <w:tc>
          <w:tcPr>
            <w:tcW w:w="608" w:type="pct"/>
            <w:vAlign w:val="center"/>
          </w:tcPr>
          <w:p>
            <w:pPr>
              <w:jc w:val="center"/>
              <w:rPr>
                <w:rFonts w:ascii="Times New Roman" w:hAnsi="Times New Roman" w:cs="Times New Roman"/>
              </w:rPr>
            </w:pPr>
            <w:r>
              <w:rPr>
                <w:rFonts w:ascii="Times New Roman" w:hAnsi="Times New Roman" w:cs="Times New Roman"/>
              </w:rPr>
              <w:t>0.37</w:t>
            </w:r>
          </w:p>
        </w:tc>
        <w:tc>
          <w:tcPr>
            <w:tcW w:w="615" w:type="pct"/>
            <w:vAlign w:val="center"/>
          </w:tcPr>
          <w:p>
            <w:pPr>
              <w:jc w:val="center"/>
              <w:rPr>
                <w:rFonts w:ascii="Times New Roman" w:hAnsi="Times New Roman" w:cs="Times New Roman"/>
              </w:rPr>
            </w:pPr>
            <w:r>
              <w:rPr>
                <w:rFonts w:ascii="Times New Roman" w:hAnsi="Times New Roman" w:cs="Times New Roman"/>
              </w:rPr>
              <w:t>-0.19</w:t>
            </w:r>
          </w:p>
        </w:tc>
        <w:tc>
          <w:tcPr>
            <w:tcW w:w="537" w:type="pct"/>
            <w:vAlign w:val="center"/>
          </w:tcPr>
          <w:p>
            <w:pPr>
              <w:jc w:val="center"/>
              <w:rPr>
                <w:rFonts w:ascii="Times New Roman" w:hAnsi="Times New Roman" w:cs="Times New Roman"/>
              </w:rPr>
            </w:pPr>
            <w:r>
              <w:rPr>
                <w:rFonts w:ascii="Times New Roman" w:hAnsi="Times New Roman" w:cs="Times New Roman"/>
              </w:rPr>
              <w:t>1.83</w:t>
            </w:r>
          </w:p>
        </w:tc>
        <w:tc>
          <w:tcPr>
            <w:tcW w:w="728" w:type="pct"/>
            <w:vAlign w:val="center"/>
          </w:tcPr>
          <w:p>
            <w:pPr>
              <w:jc w:val="center"/>
              <w:rPr>
                <w:rFonts w:ascii="Times New Roman" w:hAnsi="Times New Roman" w:cs="Times New Roman"/>
              </w:rPr>
            </w:pPr>
            <w:r>
              <w:rPr>
                <w:rFonts w:ascii="Times New Roman" w:hAnsi="Times New Roman" w:cs="Times New Roman"/>
              </w:rPr>
              <w:t>6.82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AM2</w:t>
            </w:r>
          </w:p>
        </w:tc>
        <w:tc>
          <w:tcPr>
            <w:tcW w:w="483" w:type="pct"/>
            <w:vAlign w:val="center"/>
          </w:tcPr>
          <w:p>
            <w:pPr>
              <w:jc w:val="center"/>
              <w:rPr>
                <w:rFonts w:ascii="Times New Roman" w:hAnsi="Times New Roman" w:cs="Times New Roman"/>
              </w:rPr>
            </w:pPr>
            <w:r>
              <w:rPr>
                <w:rFonts w:ascii="Times New Roman" w:hAnsi="Times New Roman" w:cs="Times New Roman"/>
              </w:rPr>
              <w:t>9.39</w:t>
            </w:r>
          </w:p>
        </w:tc>
        <w:tc>
          <w:tcPr>
            <w:tcW w:w="608" w:type="pct"/>
            <w:vAlign w:val="center"/>
          </w:tcPr>
          <w:p>
            <w:pPr>
              <w:jc w:val="center"/>
              <w:rPr>
                <w:rFonts w:ascii="Times New Roman" w:hAnsi="Times New Roman" w:cs="Times New Roman"/>
              </w:rPr>
            </w:pPr>
            <w:r>
              <w:rPr>
                <w:rFonts w:ascii="Times New Roman" w:hAnsi="Times New Roman" w:cs="Times New Roman"/>
              </w:rPr>
              <w:t>0.15</w:t>
            </w:r>
          </w:p>
        </w:tc>
        <w:tc>
          <w:tcPr>
            <w:tcW w:w="615" w:type="pct"/>
            <w:vAlign w:val="center"/>
          </w:tcPr>
          <w:p>
            <w:pPr>
              <w:jc w:val="center"/>
              <w:rPr>
                <w:rFonts w:ascii="Times New Roman" w:hAnsi="Times New Roman" w:cs="Times New Roman"/>
              </w:rPr>
            </w:pPr>
            <w:r>
              <w:rPr>
                <w:rFonts w:ascii="Times New Roman" w:hAnsi="Times New Roman" w:cs="Times New Roman"/>
              </w:rPr>
              <w:t>0.04</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4.61</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S&amp;P</w:t>
            </w:r>
          </w:p>
        </w:tc>
        <w:tc>
          <w:tcPr>
            <w:tcW w:w="483" w:type="pct"/>
            <w:vAlign w:val="center"/>
          </w:tcPr>
          <w:p>
            <w:pPr>
              <w:jc w:val="center"/>
              <w:rPr>
                <w:rFonts w:ascii="Times New Roman" w:hAnsi="Times New Roman" w:cs="Times New Roman"/>
              </w:rPr>
            </w:pPr>
            <w:r>
              <w:rPr>
                <w:rFonts w:ascii="Times New Roman" w:hAnsi="Times New Roman" w:cs="Times New Roman"/>
              </w:rPr>
              <w:t>7.59</w:t>
            </w:r>
          </w:p>
        </w:tc>
        <w:tc>
          <w:tcPr>
            <w:tcW w:w="608" w:type="pct"/>
            <w:vAlign w:val="center"/>
          </w:tcPr>
          <w:p>
            <w:pPr>
              <w:jc w:val="center"/>
              <w:rPr>
                <w:rFonts w:ascii="Times New Roman" w:hAnsi="Times New Roman" w:cs="Times New Roman"/>
              </w:rPr>
            </w:pPr>
            <w:r>
              <w:rPr>
                <w:rFonts w:ascii="Times New Roman" w:hAnsi="Times New Roman" w:cs="Times New Roman"/>
              </w:rPr>
              <w:t>0.28</w:t>
            </w:r>
          </w:p>
        </w:tc>
        <w:tc>
          <w:tcPr>
            <w:tcW w:w="615" w:type="pct"/>
            <w:vAlign w:val="center"/>
          </w:tcPr>
          <w:p>
            <w:pPr>
              <w:jc w:val="center"/>
              <w:rPr>
                <w:rFonts w:ascii="Times New Roman" w:hAnsi="Times New Roman" w:cs="Times New Roman"/>
              </w:rPr>
            </w:pPr>
            <w:r>
              <w:rPr>
                <w:rFonts w:ascii="Times New Roman" w:hAnsi="Times New Roman" w:cs="Times New Roman"/>
              </w:rPr>
              <w:t>-0.20</w:t>
            </w:r>
          </w:p>
        </w:tc>
        <w:tc>
          <w:tcPr>
            <w:tcW w:w="537" w:type="pct"/>
            <w:vAlign w:val="center"/>
          </w:tcPr>
          <w:p>
            <w:pPr>
              <w:jc w:val="center"/>
              <w:rPr>
                <w:rFonts w:ascii="Times New Roman" w:hAnsi="Times New Roman" w:cs="Times New Roman"/>
              </w:rPr>
            </w:pPr>
            <w:r>
              <w:rPr>
                <w:rFonts w:ascii="Times New Roman" w:hAnsi="Times New Roman" w:cs="Times New Roman"/>
              </w:rPr>
              <w:t>1.78</w:t>
            </w:r>
          </w:p>
        </w:tc>
        <w:tc>
          <w:tcPr>
            <w:tcW w:w="728" w:type="pct"/>
            <w:vAlign w:val="center"/>
          </w:tcPr>
          <w:p>
            <w:pPr>
              <w:jc w:val="center"/>
              <w:rPr>
                <w:rFonts w:ascii="Times New Roman" w:hAnsi="Times New Roman" w:cs="Times New Roman"/>
              </w:rPr>
            </w:pPr>
            <w:r>
              <w:rPr>
                <w:rFonts w:ascii="Times New Roman" w:hAnsi="Times New Roman" w:cs="Times New Roman"/>
              </w:rPr>
              <w:t>7.43</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VIX</w:t>
            </w:r>
          </w:p>
        </w:tc>
        <w:tc>
          <w:tcPr>
            <w:tcW w:w="483" w:type="pct"/>
            <w:vAlign w:val="center"/>
          </w:tcPr>
          <w:p>
            <w:pPr>
              <w:jc w:val="center"/>
              <w:rPr>
                <w:rFonts w:ascii="Times New Roman" w:hAnsi="Times New Roman" w:cs="Times New Roman"/>
              </w:rPr>
            </w:pPr>
            <w:r>
              <w:rPr>
                <w:rFonts w:ascii="Times New Roman" w:hAnsi="Times New Roman" w:cs="Times New Roman"/>
              </w:rPr>
              <w:t>16.20</w:t>
            </w:r>
          </w:p>
        </w:tc>
        <w:tc>
          <w:tcPr>
            <w:tcW w:w="608" w:type="pct"/>
            <w:vAlign w:val="center"/>
          </w:tcPr>
          <w:p>
            <w:pPr>
              <w:jc w:val="center"/>
              <w:rPr>
                <w:rFonts w:ascii="Times New Roman" w:hAnsi="Times New Roman" w:cs="Times New Roman"/>
              </w:rPr>
            </w:pPr>
            <w:r>
              <w:rPr>
                <w:rFonts w:ascii="Times New Roman" w:hAnsi="Times New Roman" w:cs="Times New Roman"/>
              </w:rPr>
              <w:t>4.82</w:t>
            </w:r>
          </w:p>
        </w:tc>
        <w:tc>
          <w:tcPr>
            <w:tcW w:w="615" w:type="pct"/>
            <w:vAlign w:val="center"/>
          </w:tcPr>
          <w:p>
            <w:pPr>
              <w:jc w:val="center"/>
              <w:rPr>
                <w:rFonts w:ascii="Times New Roman" w:hAnsi="Times New Roman" w:cs="Times New Roman"/>
              </w:rPr>
            </w:pPr>
            <w:r>
              <w:rPr>
                <w:rFonts w:ascii="Times New Roman" w:hAnsi="Times New Roman" w:cs="Times New Roman"/>
              </w:rPr>
              <w:t>0.35</w:t>
            </w:r>
          </w:p>
        </w:tc>
        <w:tc>
          <w:tcPr>
            <w:tcW w:w="537" w:type="pct"/>
            <w:vAlign w:val="center"/>
          </w:tcPr>
          <w:p>
            <w:pPr>
              <w:jc w:val="center"/>
              <w:rPr>
                <w:rFonts w:ascii="Times New Roman" w:hAnsi="Times New Roman" w:cs="Times New Roman"/>
              </w:rPr>
            </w:pPr>
            <w:r>
              <w:rPr>
                <w:rFonts w:ascii="Times New Roman" w:hAnsi="Times New Roman" w:cs="Times New Roman"/>
              </w:rPr>
              <w:t>1.97</w:t>
            </w:r>
          </w:p>
        </w:tc>
        <w:tc>
          <w:tcPr>
            <w:tcW w:w="728" w:type="pct"/>
            <w:vAlign w:val="center"/>
          </w:tcPr>
          <w:p>
            <w:pPr>
              <w:jc w:val="center"/>
              <w:rPr>
                <w:rFonts w:ascii="Times New Roman" w:hAnsi="Times New Roman" w:cs="Times New Roman"/>
              </w:rPr>
            </w:pPr>
            <w:r>
              <w:rPr>
                <w:rFonts w:ascii="Times New Roman" w:hAnsi="Times New Roman" w:cs="Times New Roman"/>
              </w:rPr>
              <w:t>7.04</w:t>
            </w:r>
          </w:p>
        </w:tc>
        <w:tc>
          <w:tcPr>
            <w:tcW w:w="522" w:type="pct"/>
            <w:vAlign w:val="center"/>
          </w:tcPr>
          <w:p>
            <w:pPr>
              <w:jc w:val="center"/>
              <w:rPr>
                <w:rFonts w:ascii="Times New Roman" w:hAnsi="Times New Roman" w:cs="Times New Roman"/>
              </w:rPr>
            </w:pPr>
            <w:r>
              <w:rPr>
                <w:rFonts w:ascii="Times New Roman" w:hAnsi="Times New Roman" w:cs="Times New Roman"/>
              </w:rPr>
              <w:t>0.21</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UMCSI</w:t>
            </w:r>
          </w:p>
        </w:tc>
        <w:tc>
          <w:tcPr>
            <w:tcW w:w="483" w:type="pct"/>
            <w:vAlign w:val="center"/>
          </w:tcPr>
          <w:p>
            <w:pPr>
              <w:jc w:val="center"/>
              <w:rPr>
                <w:rFonts w:ascii="Times New Roman" w:hAnsi="Times New Roman" w:cs="Times New Roman"/>
              </w:rPr>
            </w:pPr>
            <w:r>
              <w:rPr>
                <w:rFonts w:ascii="Times New Roman" w:hAnsi="Times New Roman" w:cs="Times New Roman"/>
              </w:rPr>
              <w:t>87.13</w:t>
            </w:r>
          </w:p>
        </w:tc>
        <w:tc>
          <w:tcPr>
            <w:tcW w:w="608" w:type="pct"/>
            <w:vAlign w:val="center"/>
          </w:tcPr>
          <w:p>
            <w:pPr>
              <w:jc w:val="center"/>
              <w:rPr>
                <w:rFonts w:ascii="Times New Roman" w:hAnsi="Times New Roman" w:cs="Times New Roman"/>
              </w:rPr>
            </w:pPr>
            <w:r>
              <w:rPr>
                <w:rFonts w:ascii="Times New Roman" w:hAnsi="Times New Roman" w:cs="Times New Roman"/>
              </w:rPr>
              <w:t>10.83</w:t>
            </w:r>
          </w:p>
        </w:tc>
        <w:tc>
          <w:tcPr>
            <w:tcW w:w="615" w:type="pct"/>
            <w:vAlign w:val="center"/>
          </w:tcPr>
          <w:p>
            <w:pPr>
              <w:jc w:val="center"/>
              <w:rPr>
                <w:rFonts w:ascii="Times New Roman" w:hAnsi="Times New Roman" w:cs="Times New Roman"/>
              </w:rPr>
            </w:pPr>
            <w:r>
              <w:rPr>
                <w:rFonts w:ascii="Times New Roman" w:hAnsi="Times New Roman" w:cs="Times New Roman"/>
              </w:rPr>
              <w:t>-0.03</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4.56</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SZCOMP</w:t>
            </w:r>
          </w:p>
        </w:tc>
        <w:tc>
          <w:tcPr>
            <w:tcW w:w="483" w:type="pct"/>
            <w:vAlign w:val="center"/>
          </w:tcPr>
          <w:p>
            <w:pPr>
              <w:jc w:val="center"/>
              <w:rPr>
                <w:rFonts w:ascii="Times New Roman" w:hAnsi="Times New Roman" w:cs="Times New Roman"/>
              </w:rPr>
            </w:pPr>
            <w:r>
              <w:rPr>
                <w:rFonts w:ascii="Times New Roman" w:hAnsi="Times New Roman" w:cs="Times New Roman"/>
              </w:rPr>
              <w:t>9.19</w:t>
            </w:r>
          </w:p>
        </w:tc>
        <w:tc>
          <w:tcPr>
            <w:tcW w:w="608" w:type="pct"/>
            <w:vAlign w:val="center"/>
          </w:tcPr>
          <w:p>
            <w:pPr>
              <w:jc w:val="center"/>
              <w:rPr>
                <w:rFonts w:ascii="Times New Roman" w:hAnsi="Times New Roman" w:cs="Times New Roman"/>
              </w:rPr>
            </w:pPr>
            <w:r>
              <w:rPr>
                <w:rFonts w:ascii="Times New Roman" w:hAnsi="Times New Roman" w:cs="Times New Roman"/>
              </w:rPr>
              <w:t>0.17</w:t>
            </w:r>
          </w:p>
        </w:tc>
        <w:tc>
          <w:tcPr>
            <w:tcW w:w="615" w:type="pct"/>
            <w:vAlign w:val="center"/>
          </w:tcPr>
          <w:p>
            <w:pPr>
              <w:jc w:val="center"/>
              <w:rPr>
                <w:rFonts w:ascii="Times New Roman" w:hAnsi="Times New Roman" w:cs="Times New Roman"/>
              </w:rPr>
            </w:pPr>
            <w:r>
              <w:rPr>
                <w:rFonts w:ascii="Times New Roman" w:hAnsi="Times New Roman" w:cs="Times New Roman"/>
              </w:rPr>
              <w:t>0.47</w:t>
            </w:r>
          </w:p>
        </w:tc>
        <w:tc>
          <w:tcPr>
            <w:tcW w:w="537" w:type="pct"/>
            <w:vAlign w:val="center"/>
          </w:tcPr>
          <w:p>
            <w:pPr>
              <w:jc w:val="center"/>
              <w:rPr>
                <w:rFonts w:ascii="Times New Roman" w:hAnsi="Times New Roman" w:cs="Times New Roman"/>
              </w:rPr>
            </w:pPr>
            <w:r>
              <w:rPr>
                <w:rFonts w:ascii="Times New Roman" w:hAnsi="Times New Roman" w:cs="Times New Roman"/>
              </w:rPr>
              <w:t>1.98</w:t>
            </w:r>
          </w:p>
        </w:tc>
        <w:tc>
          <w:tcPr>
            <w:tcW w:w="728" w:type="pct"/>
            <w:vAlign w:val="center"/>
          </w:tcPr>
          <w:p>
            <w:pPr>
              <w:jc w:val="center"/>
              <w:rPr>
                <w:rFonts w:ascii="Times New Roman" w:hAnsi="Times New Roman" w:cs="Times New Roman"/>
              </w:rPr>
            </w:pPr>
            <w:r>
              <w:rPr>
                <w:rFonts w:ascii="Times New Roman" w:hAnsi="Times New Roman" w:cs="Times New Roman"/>
              </w:rPr>
              <w:t>8.77</w:t>
            </w:r>
          </w:p>
        </w:tc>
        <w:tc>
          <w:tcPr>
            <w:tcW w:w="522" w:type="pct"/>
            <w:vAlign w:val="center"/>
          </w:tcPr>
          <w:p>
            <w:pPr>
              <w:jc w:val="center"/>
              <w:rPr>
                <w:rFonts w:ascii="Times New Roman" w:hAnsi="Times New Roman" w:cs="Times New Roman"/>
              </w:rPr>
            </w:pPr>
            <w:r>
              <w:rPr>
                <w:rFonts w:ascii="Times New Roman" w:hAnsi="Times New Roman" w:cs="Times New Roman"/>
              </w:rPr>
              <w:t>0.53</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SHCOMP</w:t>
            </w:r>
          </w:p>
        </w:tc>
        <w:tc>
          <w:tcPr>
            <w:tcW w:w="483" w:type="pct"/>
            <w:vAlign w:val="center"/>
          </w:tcPr>
          <w:p>
            <w:pPr>
              <w:jc w:val="center"/>
              <w:rPr>
                <w:rFonts w:ascii="Times New Roman" w:hAnsi="Times New Roman" w:cs="Times New Roman"/>
              </w:rPr>
            </w:pPr>
            <w:r>
              <w:rPr>
                <w:rFonts w:ascii="Times New Roman" w:hAnsi="Times New Roman" w:cs="Times New Roman"/>
              </w:rPr>
              <w:t>7.91</w:t>
            </w:r>
          </w:p>
        </w:tc>
        <w:tc>
          <w:tcPr>
            <w:tcW w:w="608" w:type="pct"/>
            <w:vAlign w:val="center"/>
          </w:tcPr>
          <w:p>
            <w:pPr>
              <w:jc w:val="center"/>
              <w:rPr>
                <w:rFonts w:ascii="Times New Roman" w:hAnsi="Times New Roman" w:cs="Times New Roman"/>
              </w:rPr>
            </w:pPr>
            <w:r>
              <w:rPr>
                <w:rFonts w:ascii="Times New Roman" w:hAnsi="Times New Roman" w:cs="Times New Roman"/>
              </w:rPr>
              <w:t>0.19</w:t>
            </w:r>
          </w:p>
        </w:tc>
        <w:tc>
          <w:tcPr>
            <w:tcW w:w="615" w:type="pct"/>
            <w:vAlign w:val="center"/>
          </w:tcPr>
          <w:p>
            <w:pPr>
              <w:jc w:val="center"/>
              <w:rPr>
                <w:rFonts w:ascii="Times New Roman" w:hAnsi="Times New Roman" w:cs="Times New Roman"/>
              </w:rPr>
            </w:pPr>
            <w:r>
              <w:rPr>
                <w:rFonts w:ascii="Times New Roman" w:hAnsi="Times New Roman" w:cs="Times New Roman"/>
              </w:rPr>
              <w:t>0.12</w:t>
            </w:r>
          </w:p>
        </w:tc>
        <w:tc>
          <w:tcPr>
            <w:tcW w:w="537" w:type="pct"/>
            <w:vAlign w:val="center"/>
          </w:tcPr>
          <w:p>
            <w:pPr>
              <w:jc w:val="center"/>
              <w:rPr>
                <w:rFonts w:ascii="Times New Roman" w:hAnsi="Times New Roman" w:cs="Times New Roman"/>
              </w:rPr>
            </w:pPr>
            <w:r>
              <w:rPr>
                <w:rFonts w:ascii="Times New Roman" w:hAnsi="Times New Roman" w:cs="Times New Roman"/>
              </w:rPr>
              <w:t>2.74</w:t>
            </w:r>
          </w:p>
        </w:tc>
        <w:tc>
          <w:tcPr>
            <w:tcW w:w="728" w:type="pct"/>
            <w:vAlign w:val="center"/>
          </w:tcPr>
          <w:p>
            <w:pPr>
              <w:jc w:val="center"/>
              <w:rPr>
                <w:rFonts w:ascii="Times New Roman" w:hAnsi="Times New Roman" w:cs="Times New Roman"/>
              </w:rPr>
            </w:pPr>
            <w:r>
              <w:rPr>
                <w:rFonts w:ascii="Times New Roman" w:hAnsi="Times New Roman" w:cs="Times New Roman"/>
              </w:rPr>
              <w:t>0.57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GEPU</w:t>
            </w:r>
          </w:p>
        </w:tc>
        <w:tc>
          <w:tcPr>
            <w:tcW w:w="483" w:type="pct"/>
            <w:vAlign w:val="center"/>
          </w:tcPr>
          <w:p>
            <w:pPr>
              <w:jc w:val="center"/>
              <w:rPr>
                <w:rFonts w:ascii="Times New Roman" w:hAnsi="Times New Roman" w:cs="Times New Roman"/>
              </w:rPr>
            </w:pPr>
            <w:r>
              <w:rPr>
                <w:rFonts w:ascii="Times New Roman" w:hAnsi="Times New Roman" w:cs="Times New Roman"/>
              </w:rPr>
              <w:t>5.03</w:t>
            </w:r>
          </w:p>
        </w:tc>
        <w:tc>
          <w:tcPr>
            <w:tcW w:w="608" w:type="pct"/>
            <w:vAlign w:val="center"/>
          </w:tcPr>
          <w:p>
            <w:pPr>
              <w:jc w:val="center"/>
              <w:rPr>
                <w:rFonts w:ascii="Times New Roman" w:hAnsi="Times New Roman" w:cs="Times New Roman"/>
              </w:rPr>
            </w:pPr>
            <w:r>
              <w:rPr>
                <w:rFonts w:ascii="Times New Roman" w:hAnsi="Times New Roman" w:cs="Times New Roman"/>
              </w:rPr>
              <w:t>0.31</w:t>
            </w:r>
          </w:p>
        </w:tc>
        <w:tc>
          <w:tcPr>
            <w:tcW w:w="615" w:type="pct"/>
            <w:vAlign w:val="center"/>
          </w:tcPr>
          <w:p>
            <w:pPr>
              <w:jc w:val="center"/>
              <w:rPr>
                <w:rFonts w:ascii="Times New Roman" w:hAnsi="Times New Roman" w:cs="Times New Roman"/>
              </w:rPr>
            </w:pPr>
            <w:r>
              <w:rPr>
                <w:rFonts w:ascii="Times New Roman" w:hAnsi="Times New Roman" w:cs="Times New Roman"/>
              </w:rPr>
              <w:t>0.33</w:t>
            </w:r>
          </w:p>
        </w:tc>
        <w:tc>
          <w:tcPr>
            <w:tcW w:w="537" w:type="pct"/>
            <w:vAlign w:val="center"/>
          </w:tcPr>
          <w:p>
            <w:pPr>
              <w:jc w:val="center"/>
              <w:rPr>
                <w:rFonts w:ascii="Times New Roman" w:hAnsi="Times New Roman" w:cs="Times New Roman"/>
              </w:rPr>
            </w:pPr>
            <w:r>
              <w:rPr>
                <w:rFonts w:ascii="Times New Roman" w:hAnsi="Times New Roman" w:cs="Times New Roman"/>
              </w:rPr>
              <w:t>2.30</w:t>
            </w:r>
          </w:p>
        </w:tc>
        <w:tc>
          <w:tcPr>
            <w:tcW w:w="728" w:type="pct"/>
            <w:vAlign w:val="center"/>
          </w:tcPr>
          <w:p>
            <w:pPr>
              <w:jc w:val="center"/>
              <w:rPr>
                <w:rFonts w:ascii="Times New Roman" w:hAnsi="Times New Roman" w:cs="Times New Roman"/>
              </w:rPr>
            </w:pPr>
            <w:r>
              <w:rPr>
                <w:rFonts w:ascii="Times New Roman" w:hAnsi="Times New Roman" w:cs="Times New Roman"/>
              </w:rPr>
              <w:t>4.31</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CEPU</w:t>
            </w:r>
          </w:p>
        </w:tc>
        <w:tc>
          <w:tcPr>
            <w:tcW w:w="483" w:type="pct"/>
            <w:vAlign w:val="center"/>
          </w:tcPr>
          <w:p>
            <w:pPr>
              <w:jc w:val="center"/>
              <w:rPr>
                <w:rFonts w:ascii="Times New Roman" w:hAnsi="Times New Roman" w:cs="Times New Roman"/>
              </w:rPr>
            </w:pPr>
            <w:r>
              <w:rPr>
                <w:rFonts w:ascii="Times New Roman" w:hAnsi="Times New Roman" w:cs="Times New Roman"/>
              </w:rPr>
              <w:t>5.47</w:t>
            </w:r>
          </w:p>
        </w:tc>
        <w:tc>
          <w:tcPr>
            <w:tcW w:w="608" w:type="pct"/>
            <w:vAlign w:val="center"/>
          </w:tcPr>
          <w:p>
            <w:pPr>
              <w:jc w:val="center"/>
              <w:rPr>
                <w:rFonts w:ascii="Times New Roman" w:hAnsi="Times New Roman" w:cs="Times New Roman"/>
              </w:rPr>
            </w:pPr>
            <w:r>
              <w:rPr>
                <w:rFonts w:ascii="Times New Roman" w:hAnsi="Times New Roman" w:cs="Times New Roman"/>
              </w:rPr>
              <w:t>0.78</w:t>
            </w:r>
          </w:p>
        </w:tc>
        <w:tc>
          <w:tcPr>
            <w:tcW w:w="615" w:type="pct"/>
            <w:vAlign w:val="center"/>
          </w:tcPr>
          <w:p>
            <w:pPr>
              <w:jc w:val="center"/>
              <w:rPr>
                <w:rFonts w:ascii="Times New Roman" w:hAnsi="Times New Roman" w:cs="Times New Roman"/>
              </w:rPr>
            </w:pPr>
            <w:r>
              <w:rPr>
                <w:rFonts w:ascii="Times New Roman" w:hAnsi="Times New Roman" w:cs="Times New Roman"/>
              </w:rPr>
              <w:t>0.63</w:t>
            </w:r>
          </w:p>
        </w:tc>
        <w:tc>
          <w:tcPr>
            <w:tcW w:w="537" w:type="pct"/>
            <w:vAlign w:val="center"/>
          </w:tcPr>
          <w:p>
            <w:pPr>
              <w:jc w:val="center"/>
              <w:rPr>
                <w:rFonts w:ascii="Times New Roman" w:hAnsi="Times New Roman" w:cs="Times New Roman"/>
              </w:rPr>
            </w:pPr>
            <w:r>
              <w:rPr>
                <w:rFonts w:ascii="Times New Roman" w:hAnsi="Times New Roman" w:cs="Times New Roman"/>
              </w:rPr>
              <w:t>3.62</w:t>
            </w:r>
          </w:p>
        </w:tc>
        <w:tc>
          <w:tcPr>
            <w:tcW w:w="728" w:type="pct"/>
            <w:vAlign w:val="center"/>
          </w:tcPr>
          <w:p>
            <w:pPr>
              <w:jc w:val="center"/>
              <w:rPr>
                <w:rFonts w:ascii="Times New Roman" w:hAnsi="Times New Roman" w:cs="Times New Roman"/>
              </w:rPr>
            </w:pPr>
            <w:r>
              <w:rPr>
                <w:rFonts w:ascii="Times New Roman" w:hAnsi="Times New Roman" w:cs="Times New Roman"/>
              </w:rPr>
              <w:t>9.20</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AEPU</w:t>
            </w:r>
          </w:p>
        </w:tc>
        <w:tc>
          <w:tcPr>
            <w:tcW w:w="483" w:type="pct"/>
            <w:vAlign w:val="center"/>
          </w:tcPr>
          <w:p>
            <w:pPr>
              <w:jc w:val="center"/>
              <w:rPr>
                <w:rFonts w:ascii="Times New Roman" w:hAnsi="Times New Roman" w:cs="Times New Roman"/>
              </w:rPr>
            </w:pPr>
            <w:r>
              <w:rPr>
                <w:rFonts w:ascii="Times New Roman" w:hAnsi="Times New Roman" w:cs="Times New Roman"/>
              </w:rPr>
              <w:t>4.81</w:t>
            </w:r>
          </w:p>
        </w:tc>
        <w:tc>
          <w:tcPr>
            <w:tcW w:w="608" w:type="pct"/>
            <w:vAlign w:val="center"/>
          </w:tcPr>
          <w:p>
            <w:pPr>
              <w:jc w:val="center"/>
              <w:rPr>
                <w:rFonts w:ascii="Times New Roman" w:hAnsi="Times New Roman" w:cs="Times New Roman"/>
              </w:rPr>
            </w:pPr>
            <w:r>
              <w:rPr>
                <w:rFonts w:ascii="Times New Roman" w:hAnsi="Times New Roman" w:cs="Times New Roman"/>
              </w:rPr>
              <w:t>0.26</w:t>
            </w:r>
          </w:p>
        </w:tc>
        <w:tc>
          <w:tcPr>
            <w:tcW w:w="615" w:type="pct"/>
            <w:vAlign w:val="center"/>
          </w:tcPr>
          <w:p>
            <w:pPr>
              <w:jc w:val="center"/>
              <w:rPr>
                <w:rFonts w:ascii="Times New Roman" w:hAnsi="Times New Roman" w:cs="Times New Roman"/>
              </w:rPr>
            </w:pPr>
            <w:r>
              <w:rPr>
                <w:rFonts w:ascii="Times New Roman" w:hAnsi="Times New Roman" w:cs="Times New Roman"/>
              </w:rPr>
              <w:t>0.49</w:t>
            </w:r>
          </w:p>
        </w:tc>
        <w:tc>
          <w:tcPr>
            <w:tcW w:w="537" w:type="pct"/>
            <w:vAlign w:val="center"/>
          </w:tcPr>
          <w:p>
            <w:pPr>
              <w:jc w:val="center"/>
              <w:rPr>
                <w:rFonts w:ascii="Times New Roman" w:hAnsi="Times New Roman" w:cs="Times New Roman"/>
              </w:rPr>
            </w:pPr>
            <w:r>
              <w:rPr>
                <w:rFonts w:ascii="Times New Roman" w:hAnsi="Times New Roman" w:cs="Times New Roman"/>
              </w:rPr>
              <w:t>1.81</w:t>
            </w:r>
          </w:p>
        </w:tc>
        <w:tc>
          <w:tcPr>
            <w:tcW w:w="728" w:type="pct"/>
            <w:vAlign w:val="center"/>
          </w:tcPr>
          <w:p>
            <w:pPr>
              <w:jc w:val="center"/>
              <w:rPr>
                <w:rFonts w:ascii="Times New Roman" w:hAnsi="Times New Roman" w:cs="Times New Roman"/>
              </w:rPr>
            </w:pPr>
            <w:r>
              <w:rPr>
                <w:rFonts w:ascii="Times New Roman" w:hAnsi="Times New Roman" w:cs="Times New Roman"/>
              </w:rPr>
              <w:t>10.70</w:t>
            </w:r>
          </w:p>
        </w:tc>
        <w:tc>
          <w:tcPr>
            <w:tcW w:w="522" w:type="pct"/>
            <w:vAlign w:val="center"/>
          </w:tcPr>
          <w:p>
            <w:pPr>
              <w:jc w:val="center"/>
              <w:rPr>
                <w:rFonts w:ascii="Times New Roman" w:hAnsi="Times New Roman" w:cs="Times New Roman"/>
              </w:rPr>
            </w:pPr>
            <w:r>
              <w:rPr>
                <w:rFonts w:ascii="Times New Roman" w:hAnsi="Times New Roman" w:cs="Times New Roman"/>
              </w:rPr>
              <w:t>0.04</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AEPU-NI</w:t>
            </w:r>
          </w:p>
        </w:tc>
        <w:tc>
          <w:tcPr>
            <w:tcW w:w="483" w:type="pct"/>
            <w:vAlign w:val="center"/>
          </w:tcPr>
          <w:p>
            <w:pPr>
              <w:jc w:val="center"/>
              <w:rPr>
                <w:rFonts w:ascii="Times New Roman" w:hAnsi="Times New Roman" w:cs="Times New Roman"/>
              </w:rPr>
            </w:pPr>
            <w:r>
              <w:rPr>
                <w:rFonts w:ascii="Times New Roman" w:hAnsi="Times New Roman" w:cs="Times New Roman"/>
              </w:rPr>
              <w:t>4.92</w:t>
            </w:r>
          </w:p>
        </w:tc>
        <w:tc>
          <w:tcPr>
            <w:tcW w:w="608" w:type="pct"/>
            <w:vAlign w:val="center"/>
          </w:tcPr>
          <w:p>
            <w:pPr>
              <w:jc w:val="center"/>
              <w:rPr>
                <w:rFonts w:ascii="Times New Roman" w:hAnsi="Times New Roman" w:cs="Times New Roman"/>
              </w:rPr>
            </w:pPr>
            <w:r>
              <w:rPr>
                <w:rFonts w:ascii="Times New Roman" w:hAnsi="Times New Roman" w:cs="Times New Roman"/>
              </w:rPr>
              <w:t>0.31</w:t>
            </w:r>
          </w:p>
        </w:tc>
        <w:tc>
          <w:tcPr>
            <w:tcW w:w="615" w:type="pct"/>
            <w:vAlign w:val="center"/>
          </w:tcPr>
          <w:p>
            <w:pPr>
              <w:jc w:val="center"/>
              <w:rPr>
                <w:rFonts w:ascii="Times New Roman" w:hAnsi="Times New Roman" w:cs="Times New Roman"/>
              </w:rPr>
            </w:pPr>
            <w:r>
              <w:rPr>
                <w:rFonts w:ascii="Times New Roman" w:hAnsi="Times New Roman" w:cs="Times New Roman"/>
              </w:rPr>
              <w:t>0.29</w:t>
            </w:r>
          </w:p>
        </w:tc>
        <w:tc>
          <w:tcPr>
            <w:tcW w:w="537" w:type="pct"/>
            <w:vAlign w:val="center"/>
          </w:tcPr>
          <w:p>
            <w:pPr>
              <w:jc w:val="center"/>
              <w:rPr>
                <w:rFonts w:ascii="Times New Roman" w:hAnsi="Times New Roman" w:cs="Times New Roman"/>
              </w:rPr>
            </w:pPr>
            <w:r>
              <w:rPr>
                <w:rFonts w:ascii="Times New Roman" w:hAnsi="Times New Roman" w:cs="Times New Roman"/>
              </w:rPr>
              <w:t>1.91</w:t>
            </w:r>
          </w:p>
        </w:tc>
        <w:tc>
          <w:tcPr>
            <w:tcW w:w="728" w:type="pct"/>
            <w:vAlign w:val="center"/>
          </w:tcPr>
          <w:p>
            <w:pPr>
              <w:jc w:val="center"/>
              <w:rPr>
                <w:rFonts w:ascii="Times New Roman" w:hAnsi="Times New Roman" w:cs="Times New Roman"/>
              </w:rPr>
            </w:pPr>
            <w:r>
              <w:rPr>
                <w:rFonts w:ascii="Times New Roman" w:hAnsi="Times New Roman" w:cs="Times New Roman"/>
              </w:rPr>
              <w:t>6.98</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CLI_China</w:t>
            </w:r>
          </w:p>
        </w:tc>
        <w:tc>
          <w:tcPr>
            <w:tcW w:w="483" w:type="pct"/>
            <w:vAlign w:val="center"/>
          </w:tcPr>
          <w:p>
            <w:pPr>
              <w:jc w:val="center"/>
              <w:rPr>
                <w:rFonts w:ascii="Times New Roman" w:hAnsi="Times New Roman" w:cs="Times New Roman"/>
              </w:rPr>
            </w:pPr>
            <w:r>
              <w:rPr>
                <w:rFonts w:ascii="Times New Roman" w:hAnsi="Times New Roman" w:cs="Times New Roman"/>
              </w:rPr>
              <w:t>99.92</w:t>
            </w:r>
          </w:p>
        </w:tc>
        <w:tc>
          <w:tcPr>
            <w:tcW w:w="608" w:type="pct"/>
            <w:vAlign w:val="center"/>
          </w:tcPr>
          <w:p>
            <w:pPr>
              <w:jc w:val="center"/>
              <w:rPr>
                <w:rFonts w:ascii="Times New Roman" w:hAnsi="Times New Roman" w:cs="Times New Roman"/>
              </w:rPr>
            </w:pPr>
            <w:r>
              <w:rPr>
                <w:rFonts w:ascii="Times New Roman" w:hAnsi="Times New Roman" w:cs="Times New Roman"/>
              </w:rPr>
              <w:t>0.95</w:t>
            </w:r>
          </w:p>
        </w:tc>
        <w:tc>
          <w:tcPr>
            <w:tcW w:w="615" w:type="pct"/>
            <w:vAlign w:val="center"/>
          </w:tcPr>
          <w:p>
            <w:pPr>
              <w:jc w:val="center"/>
              <w:rPr>
                <w:rFonts w:ascii="Times New Roman" w:hAnsi="Times New Roman" w:cs="Times New Roman"/>
              </w:rPr>
            </w:pPr>
            <w:r>
              <w:rPr>
                <w:rFonts w:ascii="Times New Roman" w:hAnsi="Times New Roman" w:cs="Times New Roman"/>
              </w:rPr>
              <w:t>0.80</w:t>
            </w:r>
          </w:p>
        </w:tc>
        <w:tc>
          <w:tcPr>
            <w:tcW w:w="537" w:type="pct"/>
            <w:vAlign w:val="center"/>
          </w:tcPr>
          <w:p>
            <w:pPr>
              <w:jc w:val="center"/>
              <w:rPr>
                <w:rFonts w:ascii="Times New Roman" w:hAnsi="Times New Roman" w:cs="Times New Roman"/>
              </w:rPr>
            </w:pPr>
            <w:r>
              <w:rPr>
                <w:rFonts w:ascii="Times New Roman" w:hAnsi="Times New Roman" w:cs="Times New Roman"/>
              </w:rPr>
              <w:t>2.84</w:t>
            </w:r>
          </w:p>
        </w:tc>
        <w:tc>
          <w:tcPr>
            <w:tcW w:w="728" w:type="pct"/>
            <w:vAlign w:val="center"/>
          </w:tcPr>
          <w:p>
            <w:pPr>
              <w:jc w:val="center"/>
              <w:rPr>
                <w:rFonts w:ascii="Times New Roman" w:hAnsi="Times New Roman" w:cs="Times New Roman"/>
              </w:rPr>
            </w:pPr>
            <w:r>
              <w:rPr>
                <w:rFonts w:ascii="Times New Roman" w:hAnsi="Times New Roman" w:cs="Times New Roman"/>
              </w:rPr>
              <w:t>11.87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CLI_US</w:t>
            </w:r>
          </w:p>
        </w:tc>
        <w:tc>
          <w:tcPr>
            <w:tcW w:w="483" w:type="pct"/>
            <w:vAlign w:val="center"/>
          </w:tcPr>
          <w:p>
            <w:pPr>
              <w:jc w:val="center"/>
              <w:rPr>
                <w:rFonts w:ascii="Times New Roman" w:hAnsi="Times New Roman" w:cs="Times New Roman"/>
              </w:rPr>
            </w:pPr>
            <w:r>
              <w:rPr>
                <w:rFonts w:ascii="Times New Roman" w:hAnsi="Times New Roman" w:cs="Times New Roman"/>
              </w:rPr>
              <w:t>100.00</w:t>
            </w:r>
          </w:p>
        </w:tc>
        <w:tc>
          <w:tcPr>
            <w:tcW w:w="608" w:type="pct"/>
            <w:vAlign w:val="center"/>
          </w:tcPr>
          <w:p>
            <w:pPr>
              <w:jc w:val="center"/>
              <w:rPr>
                <w:rFonts w:ascii="Times New Roman" w:hAnsi="Times New Roman" w:cs="Times New Roman"/>
              </w:rPr>
            </w:pPr>
            <w:r>
              <w:rPr>
                <w:rFonts w:ascii="Times New Roman" w:hAnsi="Times New Roman" w:cs="Times New Roman"/>
              </w:rPr>
              <w:t>0.61</w:t>
            </w:r>
          </w:p>
        </w:tc>
        <w:tc>
          <w:tcPr>
            <w:tcW w:w="615" w:type="pct"/>
            <w:vAlign w:val="center"/>
          </w:tcPr>
          <w:p>
            <w:pPr>
              <w:jc w:val="center"/>
              <w:rPr>
                <w:rFonts w:ascii="Times New Roman" w:hAnsi="Times New Roman" w:cs="Times New Roman"/>
              </w:rPr>
            </w:pPr>
            <w:r>
              <w:rPr>
                <w:rFonts w:ascii="Times New Roman" w:hAnsi="Times New Roman" w:cs="Times New Roman"/>
              </w:rPr>
              <w:t>0.53</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9.69</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CLI_Global</w:t>
            </w:r>
          </w:p>
        </w:tc>
        <w:tc>
          <w:tcPr>
            <w:tcW w:w="483" w:type="pct"/>
            <w:vAlign w:val="center"/>
          </w:tcPr>
          <w:p>
            <w:pPr>
              <w:jc w:val="center"/>
              <w:rPr>
                <w:rFonts w:ascii="Times New Roman" w:hAnsi="Times New Roman" w:cs="Times New Roman"/>
              </w:rPr>
            </w:pPr>
            <w:r>
              <w:rPr>
                <w:rFonts w:ascii="Times New Roman" w:hAnsi="Times New Roman" w:cs="Times New Roman"/>
              </w:rPr>
              <w:t>100.07</w:t>
            </w:r>
          </w:p>
        </w:tc>
        <w:tc>
          <w:tcPr>
            <w:tcW w:w="608" w:type="pct"/>
            <w:vAlign w:val="center"/>
          </w:tcPr>
          <w:p>
            <w:pPr>
              <w:jc w:val="center"/>
              <w:rPr>
                <w:rFonts w:ascii="Times New Roman" w:hAnsi="Times New Roman" w:cs="Times New Roman"/>
              </w:rPr>
            </w:pPr>
            <w:r>
              <w:rPr>
                <w:rFonts w:ascii="Times New Roman" w:hAnsi="Times New Roman" w:cs="Times New Roman"/>
              </w:rPr>
              <w:t>0.58</w:t>
            </w:r>
          </w:p>
        </w:tc>
        <w:tc>
          <w:tcPr>
            <w:tcW w:w="615" w:type="pct"/>
            <w:vAlign w:val="center"/>
          </w:tcPr>
          <w:p>
            <w:pPr>
              <w:jc w:val="center"/>
              <w:rPr>
                <w:rFonts w:ascii="Times New Roman" w:hAnsi="Times New Roman" w:cs="Times New Roman"/>
              </w:rPr>
            </w:pPr>
            <w:r>
              <w:rPr>
                <w:rFonts w:ascii="Times New Roman" w:hAnsi="Times New Roman" w:cs="Times New Roman"/>
              </w:rPr>
              <w:t>0.37</w:t>
            </w:r>
          </w:p>
        </w:tc>
        <w:tc>
          <w:tcPr>
            <w:tcW w:w="537" w:type="pct"/>
            <w:vAlign w:val="center"/>
          </w:tcPr>
          <w:p>
            <w:pPr>
              <w:jc w:val="center"/>
              <w:rPr>
                <w:rFonts w:ascii="Times New Roman" w:hAnsi="Times New Roman" w:cs="Times New Roman"/>
              </w:rPr>
            </w:pPr>
            <w:r>
              <w:rPr>
                <w:rFonts w:ascii="Times New Roman" w:hAnsi="Times New Roman" w:cs="Times New Roman"/>
              </w:rPr>
              <w:t>1.60</w:t>
            </w:r>
          </w:p>
        </w:tc>
        <w:tc>
          <w:tcPr>
            <w:tcW w:w="728" w:type="pct"/>
            <w:vAlign w:val="center"/>
          </w:tcPr>
          <w:p>
            <w:pPr>
              <w:jc w:val="center"/>
              <w:rPr>
                <w:rFonts w:ascii="Times New Roman" w:hAnsi="Times New Roman" w:cs="Times New Roman"/>
              </w:rPr>
            </w:pPr>
            <w:r>
              <w:rPr>
                <w:rFonts w:ascii="Times New Roman" w:hAnsi="Times New Roman" w:cs="Times New Roman"/>
              </w:rPr>
              <w:t>11.43</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BI</w:t>
            </w:r>
          </w:p>
        </w:tc>
        <w:tc>
          <w:tcPr>
            <w:tcW w:w="483" w:type="pct"/>
            <w:vAlign w:val="center"/>
          </w:tcPr>
          <w:p>
            <w:pPr>
              <w:jc w:val="center"/>
              <w:rPr>
                <w:rFonts w:ascii="Times New Roman" w:hAnsi="Times New Roman" w:cs="Times New Roman"/>
              </w:rPr>
            </w:pPr>
            <w:r>
              <w:rPr>
                <w:rFonts w:ascii="Times New Roman" w:hAnsi="Times New Roman" w:cs="Times New Roman"/>
              </w:rPr>
              <w:t>8.33</w:t>
            </w:r>
          </w:p>
        </w:tc>
        <w:tc>
          <w:tcPr>
            <w:tcW w:w="608" w:type="pct"/>
            <w:vAlign w:val="center"/>
          </w:tcPr>
          <w:p>
            <w:pPr>
              <w:jc w:val="center"/>
              <w:rPr>
                <w:rFonts w:ascii="Times New Roman" w:hAnsi="Times New Roman" w:cs="Times New Roman"/>
              </w:rPr>
            </w:pPr>
            <w:r>
              <w:rPr>
                <w:rFonts w:ascii="Times New Roman" w:hAnsi="Times New Roman" w:cs="Times New Roman"/>
              </w:rPr>
              <w:t>0.64</w:t>
            </w:r>
          </w:p>
        </w:tc>
        <w:tc>
          <w:tcPr>
            <w:tcW w:w="615" w:type="pct"/>
            <w:vAlign w:val="center"/>
          </w:tcPr>
          <w:p>
            <w:pPr>
              <w:jc w:val="center"/>
              <w:rPr>
                <w:rFonts w:ascii="Times New Roman" w:hAnsi="Times New Roman" w:cs="Times New Roman"/>
              </w:rPr>
            </w:pPr>
            <w:r>
              <w:rPr>
                <w:rFonts w:ascii="Times New Roman" w:hAnsi="Times New Roman" w:cs="Times New Roman"/>
              </w:rPr>
              <w:t>0.21</w:t>
            </w:r>
          </w:p>
        </w:tc>
        <w:tc>
          <w:tcPr>
            <w:tcW w:w="537" w:type="pct"/>
            <w:vAlign w:val="center"/>
          </w:tcPr>
          <w:p>
            <w:pPr>
              <w:jc w:val="center"/>
              <w:rPr>
                <w:rFonts w:ascii="Times New Roman" w:hAnsi="Times New Roman" w:cs="Times New Roman"/>
              </w:rPr>
            </w:pPr>
            <w:r>
              <w:rPr>
                <w:rFonts w:ascii="Times New Roman" w:hAnsi="Times New Roman" w:cs="Times New Roman"/>
              </w:rPr>
              <w:t>2.23</w:t>
            </w:r>
          </w:p>
        </w:tc>
        <w:tc>
          <w:tcPr>
            <w:tcW w:w="728" w:type="pct"/>
            <w:vAlign w:val="center"/>
          </w:tcPr>
          <w:p>
            <w:pPr>
              <w:jc w:val="center"/>
              <w:rPr>
                <w:rFonts w:ascii="Times New Roman" w:hAnsi="Times New Roman" w:cs="Times New Roman"/>
              </w:rPr>
            </w:pPr>
            <w:r>
              <w:rPr>
                <w:rFonts w:ascii="Times New Roman" w:hAnsi="Times New Roman" w:cs="Times New Roman"/>
              </w:rPr>
              <w:t>3.45</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GT</w:t>
            </w:r>
          </w:p>
        </w:tc>
        <w:tc>
          <w:tcPr>
            <w:tcW w:w="483" w:type="pct"/>
            <w:vAlign w:val="center"/>
          </w:tcPr>
          <w:p>
            <w:pPr>
              <w:jc w:val="center"/>
              <w:rPr>
                <w:rFonts w:ascii="Times New Roman" w:hAnsi="Times New Roman" w:cs="Times New Roman"/>
              </w:rPr>
            </w:pPr>
            <w:r>
              <w:rPr>
                <w:rFonts w:ascii="Times New Roman" w:hAnsi="Times New Roman" w:cs="Times New Roman"/>
              </w:rPr>
              <w:t>42.07</w:t>
            </w:r>
          </w:p>
        </w:tc>
        <w:tc>
          <w:tcPr>
            <w:tcW w:w="608" w:type="pct"/>
            <w:vAlign w:val="center"/>
          </w:tcPr>
          <w:p>
            <w:pPr>
              <w:jc w:val="center"/>
              <w:rPr>
                <w:rFonts w:ascii="Times New Roman" w:hAnsi="Times New Roman" w:cs="Times New Roman"/>
              </w:rPr>
            </w:pPr>
            <w:r>
              <w:rPr>
                <w:rFonts w:ascii="Times New Roman" w:hAnsi="Times New Roman" w:cs="Times New Roman"/>
              </w:rPr>
              <w:t>11.10</w:t>
            </w:r>
          </w:p>
        </w:tc>
        <w:tc>
          <w:tcPr>
            <w:tcW w:w="615" w:type="pct"/>
            <w:vAlign w:val="center"/>
          </w:tcPr>
          <w:p>
            <w:pPr>
              <w:jc w:val="center"/>
              <w:rPr>
                <w:rFonts w:ascii="Times New Roman" w:hAnsi="Times New Roman" w:cs="Times New Roman"/>
              </w:rPr>
            </w:pPr>
            <w:r>
              <w:rPr>
                <w:rFonts w:ascii="Times New Roman" w:hAnsi="Times New Roman" w:cs="Times New Roman"/>
              </w:rPr>
              <w:t>0.44</w:t>
            </w:r>
          </w:p>
        </w:tc>
        <w:tc>
          <w:tcPr>
            <w:tcW w:w="537" w:type="pct"/>
            <w:vAlign w:val="center"/>
          </w:tcPr>
          <w:p>
            <w:pPr>
              <w:jc w:val="center"/>
              <w:rPr>
                <w:rFonts w:ascii="Times New Roman" w:hAnsi="Times New Roman" w:cs="Times New Roman"/>
              </w:rPr>
            </w:pPr>
            <w:r>
              <w:rPr>
                <w:rFonts w:ascii="Times New Roman" w:hAnsi="Times New Roman" w:cs="Times New Roman"/>
              </w:rPr>
              <w:t>2.32</w:t>
            </w:r>
          </w:p>
        </w:tc>
        <w:tc>
          <w:tcPr>
            <w:tcW w:w="728" w:type="pct"/>
            <w:vAlign w:val="center"/>
          </w:tcPr>
          <w:p>
            <w:pPr>
              <w:jc w:val="center"/>
              <w:rPr>
                <w:rFonts w:ascii="Times New Roman" w:hAnsi="Times New Roman" w:cs="Times New Roman"/>
              </w:rPr>
            </w:pPr>
            <w:r>
              <w:rPr>
                <w:rFonts w:ascii="Times New Roman" w:hAnsi="Times New Roman" w:cs="Times New Roman"/>
              </w:rPr>
              <w:t>5.67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bl>
    <w:p>
      <w:pPr>
        <w:rPr>
          <w:rFonts w:ascii="Times New Roman" w:hAnsi="Times New Roman" w:cs="Times New Roman"/>
        </w:rPr>
      </w:pP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sz w:val="24"/>
        </w:rPr>
        <w:t>L</w:t>
      </w:r>
      <w:r>
        <w:rPr>
          <w:rFonts w:hint="eastAsia" w:ascii="Times New Roman" w:hAnsi="Times New Roman" w:cs="Times New Roman"/>
          <w:sz w:val="24"/>
        </w:rPr>
        <w:t>ASSO</w:t>
      </w:r>
      <w:r>
        <w:rPr>
          <w:rFonts w:ascii="Times New Roman" w:hAnsi="Times New Roman" w:cs="Times New Roman"/>
          <w:sz w:val="24"/>
        </w:rPr>
        <w:t xml:space="preserve"> is used to filter variables. Former 80% of data (</w:t>
      </w:r>
      <w:r>
        <w:rPr>
          <w:rFonts w:ascii="Times New Roman" w:hAnsi="Times New Roman" w:cs="Times New Roman"/>
          <w:color w:val="202122"/>
          <w:sz w:val="24"/>
          <w:shd w:val="clear" w:color="auto" w:fill="FFFFFF"/>
        </w:rPr>
        <w:t xml:space="preserve">from January 2011 to February 2020) are used to select variables. As a penalty is added to the residual sum of square, some variables’ coefficients shrink to zero, which can be illustrated in Figure 4. Eventually, six variables are filtered: FRA, DXY, S&amp;P, GEPU, CEPU, and BI. </w:t>
      </w:r>
    </w:p>
    <w:p>
      <w:pPr>
        <w:keepNext/>
        <w:jc w:val="center"/>
        <w:rPr>
          <w:rFonts w:ascii="Times New Roman" w:hAnsi="Times New Roman" w:cs="Times New Roman"/>
        </w:rPr>
      </w:pPr>
      <w:r>
        <w:rPr>
          <w:rFonts w:ascii="Times New Roman" w:hAnsi="Times New Roman" w:cs="Times New Roman"/>
        </w:rPr>
        <w:drawing>
          <wp:inline distT="0" distB="0" distL="114300" distR="114300">
            <wp:extent cx="4061460" cy="2670810"/>
            <wp:effectExtent l="0" t="0" r="2540" b="0"/>
            <wp:docPr id="5" name="图片 5" descr="77787532729684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77875327296849488"/>
                    <pic:cNvPicPr>
                      <a:picLocks noChangeAspect="1"/>
                    </pic:cNvPicPr>
                  </pic:nvPicPr>
                  <pic:blipFill>
                    <a:blip r:embed="rId10"/>
                    <a:stretch>
                      <a:fillRect/>
                    </a:stretch>
                  </pic:blipFill>
                  <pic:spPr>
                    <a:xfrm>
                      <a:off x="0" y="0"/>
                      <a:ext cx="4069372" cy="2676209"/>
                    </a:xfrm>
                    <a:prstGeom prst="rect">
                      <a:avLst/>
                    </a:prstGeom>
                  </pic:spPr>
                </pic:pic>
              </a:graphicData>
            </a:graphic>
          </wp:inline>
        </w:drawing>
      </w:r>
    </w:p>
    <w:p>
      <w:pPr>
        <w:pStyle w:val="2"/>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The coefficients of different variables for LASSO</w:t>
      </w:r>
    </w:p>
    <w:p/>
    <w:p>
      <w:pPr>
        <w:pStyle w:val="13"/>
        <w:spacing w:before="156" w:beforeLines="50" w:line="360" w:lineRule="auto"/>
        <w:ind w:left="0" w:leftChars="0"/>
        <w:outlineLvl w:val="1"/>
        <w:rPr>
          <w:rFonts w:ascii="Times New Roman" w:hAnsi="Times New Roman" w:cs="Times New Roman"/>
          <w:b/>
          <w:bCs/>
          <w:i/>
          <w:iCs/>
          <w:sz w:val="24"/>
        </w:rPr>
      </w:pPr>
      <w:bookmarkStart w:id="9" w:name="_Toc114151817"/>
      <w:r>
        <w:rPr>
          <w:rFonts w:ascii="Times New Roman" w:hAnsi="Times New Roman" w:cs="Times New Roman"/>
          <w:b/>
          <w:bCs/>
          <w:i/>
          <w:iCs/>
          <w:sz w:val="24"/>
        </w:rPr>
        <w:t>3.2 Evaluation Criteria</w:t>
      </w:r>
      <w:bookmarkEnd w:id="9"/>
    </w:p>
    <w:p>
      <w:pPr>
        <w:spacing w:line="360" w:lineRule="auto"/>
        <w:ind w:firstLine="420"/>
        <w:rPr>
          <w:rFonts w:ascii="Times New Roman" w:hAnsi="Times New Roman" w:cs="Times New Roman"/>
          <w:sz w:val="24"/>
        </w:rPr>
      </w:pPr>
      <w:r>
        <w:rPr>
          <w:rFonts w:ascii="Times New Roman" w:hAnsi="Times New Roman" w:cs="Times New Roman"/>
          <w:sz w:val="24"/>
        </w:rPr>
        <w:t xml:space="preserve">Five machine learning approaches are used to make comparisons, including SVR, ELM, LSTM, BiLSTM, and KELM to find a model with strong predictive power. </w:t>
      </w:r>
    </w:p>
    <w:p>
      <w:pPr>
        <w:spacing w:line="360" w:lineRule="auto"/>
        <w:ind w:firstLine="420"/>
        <w:rPr>
          <w:rFonts w:ascii="Times New Roman" w:hAnsi="Times New Roman" w:cs="Times New Roman"/>
          <w:sz w:val="24"/>
        </w:rPr>
      </w:pPr>
      <w:r>
        <w:rPr>
          <w:rFonts w:ascii="Times New Roman" w:hAnsi="Times New Roman" w:cs="Times New Roman"/>
          <w:sz w:val="24"/>
        </w:rPr>
        <w:t>Meanwhile, three methods are used to evaluate the level of forecasting accuracy, including MAE, RMSE. Here are the following formulas:</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t>MAE=</w:t>
      </w:r>
      <m:oMath>
        <m:f>
          <m:fPr>
            <m:ctrlPr>
              <w:rPr>
                <w:rFonts w:ascii="Cambria Math" w:hAnsi="Cambria Math" w:cs="Times New Roman"/>
                <w:i/>
                <w:sz w:val="24"/>
              </w:rPr>
            </m:ctrlPr>
          </m:fPr>
          <m:num>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d>
                  <m:dPr>
                    <m:begChr m:val="|"/>
                    <m:endChr m:val="|"/>
                    <m:ctrlPr>
                      <w:rPr>
                        <w:rFonts w:ascii="Cambria Math" w:hAnsi="Cambria Math" w:cs="Times New Roman"/>
                        <w:i/>
                        <w:sz w:val="24"/>
                      </w:rPr>
                    </m:ctrlPr>
                  </m:dPr>
                  <m:e>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ctrlPr>
                          <w:rPr>
                            <w:rFonts w:ascii="Cambria Math" w:hAnsi="Cambria Math" w:cs="Times New Roman"/>
                            <w:i/>
                            <w:sz w:val="24"/>
                          </w:rPr>
                        </m:ctrlPr>
                      </m:e>
                    </m:acc>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oMath>
    </w:p>
    <w:p>
      <w:pPr>
        <w:spacing w:line="360" w:lineRule="auto"/>
        <w:jc w:val="center"/>
        <w:rPr>
          <w:rFonts w:ascii="Times New Roman" w:hAnsi="Times New Roman" w:cs="Times New Roman"/>
          <w:sz w:val="24"/>
        </w:rPr>
      </w:pPr>
      <w:r>
        <w:rPr>
          <w:rFonts w:ascii="Times New Roman" w:hAnsi="Times New Roman" w:eastAsia="宋体" w:cs="Times New Roman"/>
          <w:sz w:val="24"/>
        </w:rPr>
        <w:t>RMSE=</w:t>
      </w:r>
      <m:oMath>
        <m:rad>
          <m:radPr>
            <m:degHide m:val="1"/>
            <m:ctrlPr>
              <w:rPr>
                <w:rFonts w:ascii="Cambria Math" w:hAnsi="Cambria Math" w:cs="Times New Roman"/>
                <w:i/>
                <w:sz w:val="24"/>
              </w:rPr>
            </m:ctrlPr>
          </m:radPr>
          <m:deg>
            <m:ctrlPr>
              <w:rPr>
                <w:rFonts w:ascii="Cambria Math" w:hAnsi="Cambria Math" w:cs="Times New Roman"/>
                <w:i/>
                <w:sz w:val="24"/>
              </w:rPr>
            </m:ctrlPr>
          </m:deg>
          <m:e>
            <m:f>
              <m:fPr>
                <m:ctrlPr>
                  <w:rPr>
                    <w:rFonts w:ascii="Cambria Math" w:hAnsi="Cambria Math" w:cs="Times New Roman"/>
                    <w:i/>
                    <w:sz w:val="24"/>
                  </w:rPr>
                </m:ctrlPr>
              </m:fPr>
              <m:num>
                <m:r>
                  <m:rPr/>
                  <w:rPr>
                    <w:rFonts w:ascii="Cambria Math" w:hAnsi="Cambria Math" w:eastAsia="宋体" w:cs="Times New Roman"/>
                    <w:sz w:val="24"/>
                  </w:rPr>
                  <m:t>1</m:t>
                </m:r>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ctrlPr>
                      <w:rPr>
                        <w:rFonts w:ascii="Cambria Math" w:hAnsi="Cambria Math" w:cs="Times New Roman"/>
                        <w:i/>
                        <w:sz w:val="24"/>
                      </w:rPr>
                    </m:ctrlPr>
                  </m:e>
                  <m:sup>
                    <m:r>
                      <m:rPr/>
                      <w:rPr>
                        <w:rFonts w:ascii="Cambria Math" w:hAnsi="Cambria Math" w:eastAsia="宋体" w:cs="Times New Roman"/>
                        <w:sz w:val="24"/>
                      </w:rPr>
                      <m:t>2</m:t>
                    </m:r>
                    <m:ctrlPr>
                      <w:rPr>
                        <w:rFonts w:ascii="Cambria Math" w:hAnsi="Cambria Math" w:cs="Times New Roman"/>
                        <w:i/>
                        <w:sz w:val="24"/>
                      </w:rPr>
                    </m:ctrlPr>
                  </m:sup>
                </m:sSup>
                <m:ctrlPr>
                  <w:rPr>
                    <w:rFonts w:ascii="Cambria Math" w:hAnsi="Cambria Math" w:cs="Times New Roman"/>
                    <w:i/>
                    <w:sz w:val="24"/>
                  </w:rPr>
                </m:ctrlPr>
              </m:e>
            </m:nary>
            <m:ctrlPr>
              <w:rPr>
                <w:rFonts w:ascii="Cambria Math" w:hAnsi="Cambria Math" w:cs="Times New Roman"/>
                <w:i/>
                <w:sz w:val="24"/>
              </w:rPr>
            </m:ctrlPr>
          </m:e>
        </m:rad>
      </m:oMath>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oMath>
      <w:r>
        <w:rPr>
          <w:rFonts w:ascii="Times New Roman" w:hAnsi="Times New Roman" w:cs="Times New Roman"/>
          <w:sz w:val="24"/>
        </w:rPr>
        <w:t xml:space="preserve"> and </w:t>
      </w:r>
      <m:oMath>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acc>
      </m:oMath>
      <w:r>
        <w:rPr>
          <w:rFonts w:ascii="Times New Roman" w:hAnsi="Times New Roman" w:eastAsia="宋体" w:cs="Times New Roman"/>
          <w:sz w:val="24"/>
        </w:rPr>
        <w:t xml:space="preserve"> </w:t>
      </w:r>
      <w:r>
        <w:rPr>
          <w:rFonts w:ascii="Times New Roman" w:hAnsi="Times New Roman" w:cs="Times New Roman"/>
          <w:sz w:val="24"/>
        </w:rPr>
        <w:t>stand for the actual value and forecast value at time t respectively, while n represents the number of observations. For MAE and RMSE, the smaller calculated values represent smaller errors, which means there are less deviation between the actual value and the forecast value.</w:t>
      </w:r>
    </w:p>
    <w:p>
      <w:pPr>
        <w:pStyle w:val="7"/>
        <w:numPr>
          <w:ilvl w:val="0"/>
          <w:numId w:val="2"/>
        </w:numPr>
        <w:spacing w:before="312" w:beforeLines="100" w:beforeAutospacing="0" w:afterAutospacing="0" w:line="360" w:lineRule="auto"/>
        <w:outlineLvl w:val="0"/>
        <w:rPr>
          <w:rFonts w:ascii="Times New Roman" w:hAnsi="Times New Roman" w:eastAsia="宋体"/>
          <w:b/>
          <w:bCs/>
          <w:color w:val="0E101A"/>
          <w:sz w:val="28"/>
          <w:szCs w:val="28"/>
        </w:rPr>
      </w:pPr>
      <w:bookmarkStart w:id="10" w:name="_Toc114151818"/>
      <w:r>
        <w:rPr>
          <w:rFonts w:ascii="Times New Roman" w:hAnsi="Times New Roman" w:eastAsia="宋体"/>
          <w:b/>
          <w:bCs/>
          <w:color w:val="0E101A"/>
          <w:sz w:val="28"/>
          <w:szCs w:val="28"/>
        </w:rPr>
        <w:t>Performance comparison</w:t>
      </w:r>
      <w:bookmarkEnd w:id="10"/>
    </w:p>
    <w:p>
      <w:pPr>
        <w:pStyle w:val="13"/>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4.1 Forecasting Performance</w:t>
      </w:r>
    </w:p>
    <w:p>
      <w:pPr>
        <w:spacing w:line="360" w:lineRule="auto"/>
        <w:ind w:firstLine="420"/>
        <w:rPr>
          <w:rFonts w:ascii="Times New Roman" w:hAnsi="Times New Roman" w:cs="Times New Roman"/>
          <w:sz w:val="24"/>
        </w:rPr>
      </w:pPr>
      <w:r>
        <w:rPr>
          <w:rFonts w:ascii="Times New Roman" w:hAnsi="Times New Roman" w:cs="Times New Roman"/>
          <w:sz w:val="24"/>
        </w:rPr>
        <w:t xml:space="preserve">This section discusses the forecasting accuracy of five machine learning approaches and LASSO-combining approaches. We performed 1 step forecasting, 3 step forecasting, and 6 step forecasting on each of the models to enrich our results. </w:t>
      </w:r>
      <w:commentRangeStart w:id="0"/>
      <w:r>
        <w:rPr>
          <w:rFonts w:ascii="Times New Roman" w:hAnsi="Times New Roman" w:cs="Times New Roman"/>
          <w:sz w:val="24"/>
        </w:rPr>
        <w:t>We compare the results from adapting 29 variables</w:t>
      </w:r>
      <w:r>
        <w:rPr>
          <w:rFonts w:hint="eastAsia" w:ascii="Times New Roman" w:hAnsi="Times New Roman" w:cs="Times New Roman"/>
          <w:sz w:val="24"/>
          <w:lang w:val="en-US" w:eastAsia="zh-CN"/>
        </w:rPr>
        <w:t xml:space="preserve"> </w:t>
      </w:r>
      <w:r>
        <w:rPr>
          <w:rFonts w:ascii="Times New Roman" w:hAnsi="Times New Roman" w:cs="Times New Roman"/>
          <w:sz w:val="24"/>
        </w:rPr>
        <w:t>and us</w:t>
      </w:r>
      <w:r>
        <w:rPr>
          <w:rFonts w:hint="eastAsia" w:ascii="Times New Roman" w:hAnsi="Times New Roman" w:cs="Times New Roman"/>
          <w:sz w:val="24"/>
          <w:lang w:val="en-US" w:eastAsia="zh-CN"/>
        </w:rPr>
        <w:t>e</w:t>
      </w:r>
      <w:r>
        <w:rPr>
          <w:rFonts w:ascii="Times New Roman" w:hAnsi="Times New Roman" w:cs="Times New Roman"/>
          <w:sz w:val="24"/>
        </w:rPr>
        <w:t xml:space="preserve"> LASSO to select 6 most significant ones, as well as the different model performance in this section</w:t>
      </w:r>
      <w:commentRangeEnd w:id="0"/>
      <w:r>
        <w:commentReference w:id="0"/>
      </w:r>
      <w:r>
        <w:rPr>
          <w:rFonts w:ascii="Times New Roman" w:hAnsi="Times New Roman" w:cs="Times New Roman"/>
          <w:sz w:val="24"/>
        </w:rPr>
        <w:t>.</w:t>
      </w:r>
      <w:commentRangeStart w:id="1"/>
      <w:r>
        <w:rPr>
          <w:rFonts w:ascii="Times New Roman" w:hAnsi="Times New Roman" w:cs="Times New Roman"/>
          <w:sz w:val="24"/>
        </w:rPr>
        <w:t xml:space="preserve"> In other words, 10 different models are used in each of the steps.</w:t>
      </w:r>
      <w:commentRangeEnd w:id="1"/>
      <w:r>
        <w:commentReference w:id="1"/>
      </w:r>
    </w:p>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rPr>
        <w:t>Table 3 illustrates the forecasting deviation on 1-step forecasting. The statistical results illustrate that</w:t>
      </w:r>
      <w:r>
        <w:rPr>
          <w:rFonts w:hint="eastAsia" w:ascii="Times New Roman" w:hAnsi="Times New Roman" w:cs="Times New Roman"/>
          <w:sz w:val="24"/>
          <w:szCs w:val="32"/>
        </w:rPr>
        <w:t xml:space="preserve"> LASSO-BiLSTM has the smallest </w:t>
      </w:r>
      <w:r>
        <w:rPr>
          <w:rFonts w:ascii="Times New Roman" w:hAnsi="Times New Roman" w:cs="Times New Roman"/>
          <w:sz w:val="24"/>
          <w:szCs w:val="32"/>
        </w:rPr>
        <w:t>error</w:t>
      </w:r>
      <w:r>
        <w:rPr>
          <w:rFonts w:hint="eastAsia" w:ascii="Times New Roman" w:hAnsi="Times New Roman" w:cs="Times New Roman"/>
          <w:sz w:val="24"/>
          <w:szCs w:val="32"/>
        </w:rPr>
        <w:t xml:space="preserve"> under MAE and RMSE criteria</w:t>
      </w:r>
      <w:r>
        <w:rPr>
          <w:rFonts w:ascii="Times New Roman" w:hAnsi="Times New Roman" w:cs="Times New Roman"/>
          <w:sz w:val="24"/>
          <w:szCs w:val="32"/>
        </w:rPr>
        <w:t>, which are 0.</w:t>
      </w:r>
      <w:r>
        <w:rPr>
          <w:rFonts w:hint="eastAsia" w:ascii="Times New Roman" w:hAnsi="Times New Roman" w:cs="Times New Roman"/>
          <w:sz w:val="24"/>
          <w:szCs w:val="32"/>
        </w:rPr>
        <w:t>07</w:t>
      </w:r>
      <w:r>
        <w:rPr>
          <w:rFonts w:ascii="Times New Roman" w:hAnsi="Times New Roman" w:cs="Times New Roman"/>
          <w:sz w:val="24"/>
          <w:szCs w:val="32"/>
        </w:rPr>
        <w:t xml:space="preserve"> and 0.</w:t>
      </w:r>
      <w:r>
        <w:rPr>
          <w:rFonts w:hint="eastAsia" w:ascii="Times New Roman" w:hAnsi="Times New Roman" w:cs="Times New Roman"/>
          <w:sz w:val="24"/>
          <w:szCs w:val="32"/>
        </w:rPr>
        <w:t>09.</w:t>
      </w:r>
      <w:r>
        <w:rPr>
          <w:rFonts w:ascii="Times New Roman" w:hAnsi="Times New Roman" w:cs="Times New Roman"/>
          <w:sz w:val="24"/>
          <w:szCs w:val="32"/>
        </w:rPr>
        <w:t xml:space="preserve"> This not only outperforms other LASSO selection models, and also all models without LASSO. Looking only into the models without LASSO, BiLSTM still outperforms other</w:t>
      </w:r>
      <w:r>
        <w:rPr>
          <w:rFonts w:hint="eastAsia" w:ascii="Times New Roman" w:hAnsi="Times New Roman" w:cs="Times New Roman"/>
          <w:sz w:val="24"/>
          <w:szCs w:val="32"/>
          <w:lang w:val="en-US" w:eastAsia="zh-CN"/>
        </w:rPr>
        <w:t>s</w:t>
      </w:r>
      <w:r>
        <w:rPr>
          <w:rFonts w:ascii="Times New Roman" w:hAnsi="Times New Roman" w:cs="Times New Roman"/>
          <w:sz w:val="24"/>
          <w:szCs w:val="32"/>
        </w:rPr>
        <w:t>, with MAE and RMSE are 0.10 and 0.13, respectively.</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3: Evaluated performance of 1-step forecasting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rPr>
                <w:rFonts w:ascii="Times New Roman" w:hAnsi="Times New Roman" w:cs="Times New Roman"/>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eastAsia="細明體" w:cs="Times New Roman"/>
                <w:color w:val="000000"/>
                <w:kern w:val="0"/>
                <w:szCs w:val="21"/>
              </w:rPr>
              <w:t>0.26</w:t>
            </w:r>
          </w:p>
        </w:tc>
        <w:tc>
          <w:tcPr>
            <w:tcW w:w="2766" w:type="dxa"/>
          </w:tcPr>
          <w:p>
            <w:pPr>
              <w:jc w:val="center"/>
              <w:rPr>
                <w:rFonts w:ascii="Times New Roman" w:hAnsi="Times New Roman" w:cs="Times New Roman"/>
              </w:rPr>
            </w:pPr>
            <w:r>
              <w:rPr>
                <w:rFonts w:ascii="Times New Roman" w:hAnsi="Times New Roman" w:eastAsia="細明體" w:cs="Times New Roman"/>
                <w:color w:val="000000"/>
                <w:kern w:val="0"/>
                <w:szCs w:val="21"/>
              </w:rPr>
              <w:t>0.32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eastAsia="細明體" w:cs="Times New Roman"/>
                <w:color w:val="000000"/>
                <w:kern w:val="0"/>
                <w:szCs w:val="21"/>
              </w:rPr>
              <w:t>0.18</w:t>
            </w:r>
          </w:p>
        </w:tc>
        <w:tc>
          <w:tcPr>
            <w:tcW w:w="2766" w:type="dxa"/>
          </w:tcPr>
          <w:p>
            <w:pPr>
              <w:jc w:val="center"/>
              <w:rPr>
                <w:rFonts w:ascii="Times New Roman" w:hAnsi="Times New Roman" w:eastAsia="宋体" w:cs="Times New Roman"/>
              </w:rPr>
            </w:pPr>
            <w:r>
              <w:rPr>
                <w:rFonts w:ascii="Times New Roman" w:hAnsi="Times New Roman" w:eastAsia="細明體" w:cs="Times New Roman"/>
                <w:color w:val="000000"/>
                <w:kern w:val="0"/>
                <w:szCs w:val="21"/>
              </w:rPr>
              <w:t>0.2</w:t>
            </w:r>
            <w:r>
              <w:rPr>
                <w:rFonts w:ascii="Times New Roman" w:hAnsi="Times New Roman" w:eastAsia="宋体" w:cs="Times New Roman"/>
                <w:color w:val="000000"/>
                <w:kern w:val="0"/>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eastAsia="宋体" w:cs="Times New Roman"/>
              </w:rPr>
            </w:pPr>
            <w:r>
              <w:rPr>
                <w:rFonts w:ascii="Times New Roman" w:hAnsi="Times New Roman" w:eastAsia="細明體" w:cs="Times New Roman"/>
                <w:color w:val="000000"/>
                <w:kern w:val="0"/>
                <w:szCs w:val="21"/>
              </w:rPr>
              <w:t>0.3</w:t>
            </w:r>
            <w:r>
              <w:rPr>
                <w:rFonts w:ascii="Times New Roman" w:hAnsi="Times New Roman" w:eastAsia="宋体" w:cs="Times New Roman"/>
                <w:color w:val="000000"/>
                <w:kern w:val="0"/>
                <w:szCs w:val="21"/>
              </w:rPr>
              <w:t>4</w:t>
            </w:r>
          </w:p>
        </w:tc>
        <w:tc>
          <w:tcPr>
            <w:tcW w:w="2766" w:type="dxa"/>
          </w:tcPr>
          <w:p>
            <w:pPr>
              <w:jc w:val="center"/>
              <w:rPr>
                <w:rFonts w:ascii="Times New Roman" w:hAnsi="Times New Roman" w:eastAsia="宋体" w:cs="Times New Roman"/>
              </w:rPr>
            </w:pPr>
            <w:r>
              <w:rPr>
                <w:rFonts w:ascii="Times New Roman" w:hAnsi="Times New Roman" w:eastAsia="細明體" w:cs="Times New Roman"/>
                <w:color w:val="000000"/>
                <w:kern w:val="0"/>
                <w:szCs w:val="21"/>
              </w:rPr>
              <w:t>0.3</w:t>
            </w:r>
            <w:r>
              <w:rPr>
                <w:rFonts w:ascii="Times New Roman" w:hAnsi="Times New Roman" w:eastAsia="宋体" w:cs="Times New Roman"/>
                <w:color w:val="000000"/>
                <w:kern w:val="0"/>
                <w:szCs w:val="21"/>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b/>
                <w:bCs/>
              </w:rPr>
            </w:pPr>
            <w:r>
              <w:rPr>
                <w:rFonts w:ascii="Times New Roman" w:hAnsi="Times New Roman" w:eastAsia="細明體" w:cs="Times New Roman"/>
                <w:b/>
                <w:bCs/>
                <w:color w:val="000000"/>
                <w:kern w:val="0"/>
                <w:szCs w:val="21"/>
              </w:rPr>
              <w:t>0.10</w:t>
            </w:r>
          </w:p>
        </w:tc>
        <w:tc>
          <w:tcPr>
            <w:tcW w:w="2766" w:type="dxa"/>
          </w:tcPr>
          <w:p>
            <w:pPr>
              <w:jc w:val="center"/>
              <w:rPr>
                <w:rFonts w:ascii="Times New Roman" w:hAnsi="Times New Roman" w:cs="Times New Roman"/>
                <w:b/>
                <w:bCs/>
              </w:rPr>
            </w:pPr>
            <w:r>
              <w:rPr>
                <w:rFonts w:ascii="Times New Roman" w:hAnsi="Times New Roman" w:eastAsia="細明體" w:cs="Times New Roman"/>
                <w:b/>
                <w:bCs/>
                <w:color w:val="000000"/>
                <w:kern w:val="0"/>
                <w:szCs w:val="21"/>
              </w:rPr>
              <w:t>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eastAsia="細明體" w:cs="Times New Roman"/>
                <w:color w:val="000000"/>
                <w:kern w:val="0"/>
                <w:szCs w:val="21"/>
              </w:rPr>
              <w:t>0.25</w:t>
            </w:r>
          </w:p>
        </w:tc>
        <w:tc>
          <w:tcPr>
            <w:tcW w:w="2766" w:type="dxa"/>
          </w:tcPr>
          <w:p>
            <w:pPr>
              <w:jc w:val="center"/>
              <w:rPr>
                <w:rFonts w:ascii="Times New Roman" w:hAnsi="Times New Roman" w:eastAsia="宋体" w:cs="Times New Roman"/>
              </w:rPr>
            </w:pPr>
            <w:r>
              <w:rPr>
                <w:rFonts w:ascii="Times New Roman" w:hAnsi="Times New Roman" w:eastAsia="細明體" w:cs="Times New Roman"/>
                <w:color w:val="000000"/>
                <w:kern w:val="0"/>
                <w:szCs w:val="21"/>
              </w:rPr>
              <w:t>0.2</w:t>
            </w:r>
            <w:r>
              <w:rPr>
                <w:rFonts w:ascii="Times New Roman" w:hAnsi="Times New Roman" w:eastAsia="宋体" w:cs="Times New Roman"/>
                <w:color w:val="000000"/>
                <w:kern w:val="0"/>
                <w:szCs w:val="21"/>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color w:val="000000"/>
                <w:szCs w:val="21"/>
              </w:rPr>
              <w:t>0.19</w:t>
            </w:r>
          </w:p>
        </w:tc>
        <w:tc>
          <w:tcPr>
            <w:tcW w:w="2766" w:type="dxa"/>
          </w:tcPr>
          <w:p>
            <w:pPr>
              <w:jc w:val="center"/>
              <w:rPr>
                <w:rFonts w:ascii="Times New Roman" w:hAnsi="Times New Roman" w:cs="Times New Roman"/>
              </w:rPr>
            </w:pPr>
            <w:r>
              <w:rPr>
                <w:rFonts w:ascii="Times New Roman" w:hAnsi="Times New Roman" w:cs="Times New Roman"/>
                <w:color w:val="000000"/>
                <w:szCs w:val="21"/>
              </w:rPr>
              <w:t>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color w:val="000000"/>
                <w:szCs w:val="21"/>
              </w:rPr>
              <w:t>0.16</w:t>
            </w:r>
          </w:p>
        </w:tc>
        <w:tc>
          <w:tcPr>
            <w:tcW w:w="2766" w:type="dxa"/>
          </w:tcPr>
          <w:p>
            <w:pPr>
              <w:jc w:val="center"/>
              <w:rPr>
                <w:rFonts w:ascii="Times New Roman" w:hAnsi="Times New Roman" w:cs="Times New Roman"/>
              </w:rPr>
            </w:pPr>
            <w:r>
              <w:rPr>
                <w:rFonts w:ascii="Times New Roman" w:hAnsi="Times New Roman" w:cs="Times New Roman"/>
                <w:color w:val="000000"/>
                <w:szCs w:val="21"/>
              </w:rPr>
              <w:t>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color w:val="000000"/>
                <w:szCs w:val="21"/>
              </w:rPr>
              <w:t>0.11</w:t>
            </w:r>
          </w:p>
        </w:tc>
        <w:tc>
          <w:tcPr>
            <w:tcW w:w="2766" w:type="dxa"/>
          </w:tcPr>
          <w:p>
            <w:pPr>
              <w:jc w:val="center"/>
              <w:rPr>
                <w:rFonts w:ascii="Times New Roman" w:hAnsi="Times New Roman" w:cs="Times New Roman"/>
              </w:rPr>
            </w:pPr>
            <w:r>
              <w:rPr>
                <w:rFonts w:ascii="Times New Roman" w:hAnsi="Times New Roman" w:cs="Times New Roman"/>
                <w:color w:val="000000"/>
                <w:szCs w:val="21"/>
              </w:rPr>
              <w:t>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color w:val="000000"/>
                <w:szCs w:val="21"/>
              </w:rPr>
              <w:t>0.07</w:t>
            </w:r>
          </w:p>
        </w:tc>
        <w:tc>
          <w:tcPr>
            <w:tcW w:w="2766" w:type="dxa"/>
          </w:tcPr>
          <w:p>
            <w:pPr>
              <w:jc w:val="center"/>
              <w:rPr>
                <w:rFonts w:ascii="Times New Roman" w:hAnsi="Times New Roman" w:cs="Times New Roman"/>
                <w:b/>
                <w:bCs/>
              </w:rPr>
            </w:pPr>
            <w:r>
              <w:rPr>
                <w:rFonts w:ascii="Times New Roman" w:hAnsi="Times New Roman" w:cs="Times New Roman"/>
                <w:b/>
                <w:bCs/>
                <w:color w:val="000000"/>
                <w:szCs w:val="21"/>
              </w:rPr>
              <w:t>0.09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color w:val="000000"/>
                <w:szCs w:val="21"/>
              </w:rPr>
              <w:t>0.10</w:t>
            </w:r>
          </w:p>
        </w:tc>
        <w:tc>
          <w:tcPr>
            <w:tcW w:w="2766" w:type="dxa"/>
          </w:tcPr>
          <w:p>
            <w:pPr>
              <w:jc w:val="center"/>
              <w:rPr>
                <w:rFonts w:ascii="Times New Roman" w:hAnsi="Times New Roman" w:cs="Times New Roman"/>
              </w:rPr>
            </w:pPr>
            <w:r>
              <w:rPr>
                <w:rFonts w:ascii="Times New Roman" w:hAnsi="Times New Roman" w:cs="Times New Roman"/>
                <w:color w:val="000000"/>
                <w:szCs w:val="21"/>
              </w:rPr>
              <w:t>0.13</w:t>
            </w:r>
          </w:p>
        </w:tc>
      </w:tr>
    </w:tbl>
    <w:p>
      <w:pPr>
        <w:spacing w:before="156" w:beforeLines="50" w:line="360" w:lineRule="auto"/>
        <w:ind w:firstLine="420"/>
        <w:rPr>
          <w:rFonts w:ascii="Times New Roman" w:hAnsi="Times New Roman" w:cs="Times New Roman"/>
          <w:sz w:val="24"/>
          <w:szCs w:val="32"/>
        </w:rPr>
      </w:pPr>
      <w:r>
        <w:rPr>
          <w:rFonts w:hint="eastAsia" w:ascii="Times New Roman" w:hAnsi="Times New Roman" w:cs="Times New Roman"/>
          <w:sz w:val="24"/>
          <w:szCs w:val="32"/>
        </w:rPr>
        <w:t>Th</w:t>
      </w:r>
      <w:r>
        <w:rPr>
          <w:rFonts w:ascii="Times New Roman" w:hAnsi="Times New Roman" w:cs="Times New Roman"/>
          <w:sz w:val="24"/>
          <w:szCs w:val="32"/>
        </w:rPr>
        <w:t xml:space="preserve">is table </w:t>
      </w:r>
      <w:r>
        <w:rPr>
          <w:rFonts w:hint="eastAsia" w:ascii="Times New Roman" w:hAnsi="Times New Roman" w:cs="Times New Roman"/>
          <w:sz w:val="24"/>
          <w:szCs w:val="32"/>
        </w:rPr>
        <w:t xml:space="preserve">illustrates that LASSO enhances the forecasting accuracy effectively since the calculated value has greatly </w:t>
      </w:r>
      <w:r>
        <w:rPr>
          <w:rFonts w:ascii="Times New Roman" w:hAnsi="Times New Roman" w:cs="Times New Roman"/>
          <w:sz w:val="24"/>
          <w:szCs w:val="32"/>
        </w:rPr>
        <w:t>shrunk</w:t>
      </w:r>
      <w:r>
        <w:rPr>
          <w:rFonts w:hint="eastAsia" w:ascii="Times New Roman" w:hAnsi="Times New Roman" w:cs="Times New Roman"/>
          <w:sz w:val="24"/>
          <w:szCs w:val="32"/>
        </w:rPr>
        <w:t xml:space="preserve"> for every model.</w:t>
      </w:r>
      <w:r>
        <w:rPr>
          <w:rFonts w:ascii="Times New Roman" w:hAnsi="Times New Roman" w:cs="Times New Roman"/>
          <w:sz w:val="24"/>
          <w:szCs w:val="32"/>
        </w:rPr>
        <w:t xml:space="preserve"> </w:t>
      </w:r>
      <w:commentRangeStart w:id="2"/>
      <w:r>
        <w:rPr>
          <w:rFonts w:hint="eastAsia" w:ascii="Times New Roman" w:hAnsi="Times New Roman" w:cs="Times New Roman"/>
          <w:sz w:val="24"/>
          <w:szCs w:val="32"/>
        </w:rPr>
        <w:t>LASSO</w:t>
      </w:r>
      <w:r>
        <w:rPr>
          <w:rFonts w:ascii="Times New Roman" w:hAnsi="Times New Roman" w:cs="Times New Roman"/>
          <w:sz w:val="24"/>
          <w:szCs w:val="32"/>
        </w:rPr>
        <w:t xml:space="preserve"> is able to</w:t>
      </w:r>
      <w:r>
        <w:rPr>
          <w:rFonts w:hint="eastAsia" w:ascii="Times New Roman" w:hAnsi="Times New Roman" w:cs="Times New Roman"/>
          <w:sz w:val="24"/>
          <w:szCs w:val="32"/>
        </w:rPr>
        <w:t xml:space="preserve"> enhance the performances by reducing overfitting and selecting the most-relevant variables. </w:t>
      </w:r>
      <w:r>
        <w:rPr>
          <w:rFonts w:ascii="Times New Roman" w:hAnsi="Times New Roman" w:cs="Times New Roman"/>
          <w:sz w:val="24"/>
          <w:szCs w:val="32"/>
        </w:rPr>
        <w:t>Moreover, LASSO-BiLSTM gives the best performance</w:t>
      </w:r>
      <w:commentRangeEnd w:id="2"/>
      <w:r>
        <w:commentReference w:id="2"/>
      </w:r>
      <w:r>
        <w:rPr>
          <w:rFonts w:ascii="Times New Roman" w:hAnsi="Times New Roman" w:cs="Times New Roman"/>
          <w:sz w:val="24"/>
          <w:szCs w:val="32"/>
        </w:rPr>
        <w:t>.</w:t>
      </w:r>
    </w:p>
    <w:p>
      <w:pPr>
        <w:spacing w:before="156" w:beforeLines="50" w:line="360" w:lineRule="auto"/>
        <w:ind w:firstLine="420"/>
        <w:rPr>
          <w:rFonts w:ascii="Times New Roman" w:hAnsi="Times New Roman" w:cs="Times New Roman"/>
          <w:sz w:val="24"/>
          <w:szCs w:val="32"/>
        </w:rPr>
      </w:pPr>
      <w:commentRangeStart w:id="3"/>
      <w:r>
        <w:rPr>
          <w:rFonts w:ascii="Times New Roman" w:hAnsi="Times New Roman" w:cs="Times New Roman"/>
          <w:sz w:val="24"/>
          <w:szCs w:val="32"/>
        </w:rPr>
        <w:t xml:space="preserve">We continue looking at the results on 3-steps forecasting and 6-steps forecasting. </w:t>
      </w:r>
      <w:commentRangeEnd w:id="3"/>
      <w:r>
        <w:commentReference w:id="3"/>
      </w:r>
      <w:r>
        <w:rPr>
          <w:rFonts w:ascii="Times New Roman" w:hAnsi="Times New Roman" w:cs="Times New Roman"/>
          <w:sz w:val="24"/>
          <w:szCs w:val="32"/>
        </w:rPr>
        <w:t xml:space="preserve">Table 4 demonstrates the errors of 10 forecasting model performance in 3-steps forecasting, </w:t>
      </w:r>
      <w:r>
        <w:rPr>
          <w:rFonts w:hint="eastAsia" w:ascii="Times New Roman" w:hAnsi="Times New Roman" w:cs="Times New Roman"/>
          <w:sz w:val="24"/>
          <w:szCs w:val="32"/>
          <w:lang w:val="en-US" w:eastAsia="zh-CN"/>
        </w:rPr>
        <w:t>and</w:t>
      </w:r>
      <w:r>
        <w:rPr>
          <w:rFonts w:ascii="Times New Roman" w:hAnsi="Times New Roman" w:cs="Times New Roman"/>
          <w:sz w:val="24"/>
          <w:szCs w:val="32"/>
        </w:rPr>
        <w:t xml:space="preserve"> table 5 shows the errors for 6-steps forecasting.</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4: Evaluated performance of 3-steps forecasting</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cs="Times New Roman"/>
              </w:rPr>
              <w:t>0.278</w:t>
            </w:r>
          </w:p>
        </w:tc>
        <w:tc>
          <w:tcPr>
            <w:tcW w:w="2766" w:type="dxa"/>
          </w:tcPr>
          <w:p>
            <w:pPr>
              <w:jc w:val="center"/>
              <w:rPr>
                <w:rFonts w:ascii="Times New Roman" w:hAnsi="Times New Roman" w:cs="Times New Roman"/>
              </w:rPr>
            </w:pPr>
            <w:r>
              <w:rPr>
                <w:rFonts w:ascii="Times New Roman" w:hAnsi="Times New Roman" w:cs="Times New Roman"/>
              </w:rPr>
              <w:t>0.418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cs="Times New Roman"/>
              </w:rPr>
              <w:t>0.265</w:t>
            </w:r>
          </w:p>
        </w:tc>
        <w:tc>
          <w:tcPr>
            <w:tcW w:w="2766" w:type="dxa"/>
          </w:tcPr>
          <w:p>
            <w:pPr>
              <w:jc w:val="center"/>
              <w:rPr>
                <w:rFonts w:ascii="Times New Roman" w:hAnsi="Times New Roman" w:cs="Times New Roman"/>
              </w:rPr>
            </w:pPr>
            <w:r>
              <w:rPr>
                <w:rFonts w:ascii="Times New Roman" w:hAnsi="Times New Roman" w:cs="Times New Roman"/>
              </w:rPr>
              <w:t>0.321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cs="Times New Roman"/>
              </w:rPr>
            </w:pPr>
            <w:r>
              <w:rPr>
                <w:rFonts w:ascii="Times New Roman" w:hAnsi="Times New Roman" w:cs="Times New Roman"/>
              </w:rPr>
              <w:t>0.334</w:t>
            </w:r>
          </w:p>
        </w:tc>
        <w:tc>
          <w:tcPr>
            <w:tcW w:w="2766" w:type="dxa"/>
          </w:tcPr>
          <w:p>
            <w:pPr>
              <w:jc w:val="center"/>
              <w:rPr>
                <w:rFonts w:ascii="Times New Roman" w:hAnsi="Times New Roman" w:cs="Times New Roman"/>
              </w:rPr>
            </w:pPr>
            <w:r>
              <w:rPr>
                <w:rFonts w:ascii="Times New Roman" w:hAnsi="Times New Roman" w:cs="Times New Roman"/>
              </w:rPr>
              <w:t>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rPr>
            </w:pPr>
            <w:r>
              <w:rPr>
                <w:rFonts w:ascii="Times New Roman" w:hAnsi="Times New Roman" w:cs="Times New Roman"/>
              </w:rPr>
              <w:t>0.186</w:t>
            </w:r>
          </w:p>
        </w:tc>
        <w:tc>
          <w:tcPr>
            <w:tcW w:w="2766" w:type="dxa"/>
          </w:tcPr>
          <w:p>
            <w:pPr>
              <w:jc w:val="center"/>
              <w:rPr>
                <w:rFonts w:ascii="Times New Roman" w:hAnsi="Times New Roman" w:cs="Times New Roman"/>
              </w:rPr>
            </w:pPr>
            <w:r>
              <w:rPr>
                <w:rFonts w:ascii="Times New Roman" w:hAnsi="Times New Roman" w:cs="Times New Roman"/>
              </w:rPr>
              <w:t>0.245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cs="Times New Roman"/>
              </w:rPr>
              <w:t>0.240</w:t>
            </w:r>
          </w:p>
        </w:tc>
        <w:tc>
          <w:tcPr>
            <w:tcW w:w="2766" w:type="dxa"/>
          </w:tcPr>
          <w:p>
            <w:pPr>
              <w:jc w:val="center"/>
              <w:rPr>
                <w:rFonts w:ascii="Times New Roman" w:hAnsi="Times New Roman" w:cs="Times New Roman"/>
              </w:rPr>
            </w:pPr>
            <w:r>
              <w:rPr>
                <w:rFonts w:ascii="Times New Roman" w:hAnsi="Times New Roman" w:cs="Times New Roman"/>
              </w:rPr>
              <w:t>0.260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rPr>
              <w:t>0.221</w:t>
            </w:r>
          </w:p>
        </w:tc>
        <w:tc>
          <w:tcPr>
            <w:tcW w:w="2766" w:type="dxa"/>
          </w:tcPr>
          <w:p>
            <w:pPr>
              <w:jc w:val="center"/>
              <w:rPr>
                <w:rFonts w:ascii="Times New Roman" w:hAnsi="Times New Roman" w:cs="Times New Roman"/>
              </w:rPr>
            </w:pPr>
            <w:r>
              <w:rPr>
                <w:rFonts w:ascii="Times New Roman" w:hAnsi="Times New Roman" w:cs="Times New Roman"/>
              </w:rPr>
              <w:t>0.284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rPr>
              <w:t>0.183</w:t>
            </w:r>
          </w:p>
        </w:tc>
        <w:tc>
          <w:tcPr>
            <w:tcW w:w="2766" w:type="dxa"/>
          </w:tcPr>
          <w:p>
            <w:pPr>
              <w:jc w:val="center"/>
              <w:rPr>
                <w:rFonts w:ascii="Times New Roman" w:hAnsi="Times New Roman" w:cs="Times New Roman"/>
              </w:rPr>
            </w:pPr>
            <w:r>
              <w:rPr>
                <w:rFonts w:ascii="Times New Roman" w:hAnsi="Times New Roman" w:cs="Times New Roman"/>
              </w:rPr>
              <w:t>0.218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rPr>
              <w:t>0.147</w:t>
            </w:r>
          </w:p>
        </w:tc>
        <w:tc>
          <w:tcPr>
            <w:tcW w:w="2766" w:type="dxa"/>
          </w:tcPr>
          <w:p>
            <w:pPr>
              <w:jc w:val="center"/>
              <w:rPr>
                <w:rFonts w:ascii="Times New Roman" w:hAnsi="Times New Roman" w:cs="Times New Roman"/>
              </w:rPr>
            </w:pPr>
            <w:r>
              <w:rPr>
                <w:rFonts w:ascii="Times New Roman" w:hAnsi="Times New Roman" w:cs="Times New Roman"/>
              </w:rPr>
              <w:t>0.195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rPr>
              <w:t>0.127</w:t>
            </w:r>
          </w:p>
        </w:tc>
        <w:tc>
          <w:tcPr>
            <w:tcW w:w="2766" w:type="dxa"/>
          </w:tcPr>
          <w:p>
            <w:pPr>
              <w:jc w:val="center"/>
              <w:rPr>
                <w:rFonts w:ascii="Times New Roman" w:hAnsi="Times New Roman" w:cs="Times New Roman"/>
                <w:b/>
                <w:bCs/>
              </w:rPr>
            </w:pPr>
            <w:r>
              <w:rPr>
                <w:rFonts w:ascii="Times New Roman" w:hAnsi="Times New Roman" w:cs="Times New Roman"/>
                <w:b/>
                <w:bCs/>
              </w:rPr>
              <w:t>0.147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rPr>
              <w:t>0.146</w:t>
            </w:r>
          </w:p>
        </w:tc>
        <w:tc>
          <w:tcPr>
            <w:tcW w:w="2766" w:type="dxa"/>
          </w:tcPr>
          <w:p>
            <w:pPr>
              <w:jc w:val="center"/>
              <w:rPr>
                <w:rFonts w:ascii="Times New Roman" w:hAnsi="Times New Roman" w:cs="Times New Roman"/>
              </w:rPr>
            </w:pPr>
            <w:r>
              <w:rPr>
                <w:rFonts w:ascii="Times New Roman" w:hAnsi="Times New Roman" w:cs="Times New Roman"/>
              </w:rPr>
              <w:t>0.169</w:t>
            </w:r>
          </w:p>
        </w:tc>
      </w:tr>
    </w:tbl>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5: Evaluated performance of 6-steps forecasting</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cs="Times New Roman"/>
              </w:rPr>
              <w:t>0.465</w:t>
            </w:r>
          </w:p>
        </w:tc>
        <w:tc>
          <w:tcPr>
            <w:tcW w:w="2766" w:type="dxa"/>
          </w:tcPr>
          <w:p>
            <w:pPr>
              <w:jc w:val="center"/>
              <w:rPr>
                <w:rFonts w:ascii="Times New Roman" w:hAnsi="Times New Roman" w:cs="Times New Roman"/>
              </w:rPr>
            </w:pPr>
            <w:r>
              <w:rPr>
                <w:rFonts w:ascii="Times New Roman" w:hAnsi="Times New Roman" w:cs="Times New Roman"/>
              </w:rPr>
              <w:t>0.671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cs="Times New Roman"/>
              </w:rPr>
              <w:t>0.252</w:t>
            </w:r>
          </w:p>
        </w:tc>
        <w:tc>
          <w:tcPr>
            <w:tcW w:w="2766" w:type="dxa"/>
          </w:tcPr>
          <w:p>
            <w:pPr>
              <w:jc w:val="center"/>
              <w:rPr>
                <w:rFonts w:ascii="Times New Roman" w:hAnsi="Times New Roman" w:cs="Times New Roman"/>
              </w:rPr>
            </w:pPr>
            <w:r>
              <w:rPr>
                <w:rFonts w:ascii="Times New Roman" w:hAnsi="Times New Roman" w:cs="Times New Roman"/>
              </w:rPr>
              <w:t>0.283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cs="Times New Roman"/>
              </w:rPr>
            </w:pPr>
            <w:r>
              <w:rPr>
                <w:rFonts w:ascii="Times New Roman" w:hAnsi="Times New Roman" w:cs="Times New Roman"/>
              </w:rPr>
              <w:t>0.325</w:t>
            </w:r>
          </w:p>
        </w:tc>
        <w:tc>
          <w:tcPr>
            <w:tcW w:w="2766" w:type="dxa"/>
          </w:tcPr>
          <w:p>
            <w:pPr>
              <w:jc w:val="center"/>
              <w:rPr>
                <w:rFonts w:ascii="Times New Roman" w:hAnsi="Times New Roman" w:cs="Times New Roman"/>
              </w:rPr>
            </w:pPr>
            <w:r>
              <w:rPr>
                <w:rFonts w:ascii="Times New Roman" w:hAnsi="Times New Roman" w:cs="Times New Roman"/>
              </w:rPr>
              <w:t>0.356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rPr>
            </w:pPr>
            <w:r>
              <w:rPr>
                <w:rFonts w:ascii="Times New Roman" w:hAnsi="Times New Roman" w:cs="Times New Roman"/>
              </w:rPr>
              <w:t>0.333</w:t>
            </w:r>
          </w:p>
        </w:tc>
        <w:tc>
          <w:tcPr>
            <w:tcW w:w="2766" w:type="dxa"/>
          </w:tcPr>
          <w:p>
            <w:pPr>
              <w:jc w:val="center"/>
              <w:rPr>
                <w:rFonts w:ascii="Times New Roman" w:hAnsi="Times New Roman" w:cs="Times New Roman"/>
              </w:rPr>
            </w:pPr>
            <w:r>
              <w:rPr>
                <w:rFonts w:ascii="Times New Roman" w:hAnsi="Times New Roman" w:cs="Times New Roman"/>
              </w:rPr>
              <w:t>0.363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cs="Times New Roman"/>
              </w:rPr>
              <w:t>0.275</w:t>
            </w:r>
          </w:p>
        </w:tc>
        <w:tc>
          <w:tcPr>
            <w:tcW w:w="2766" w:type="dxa"/>
          </w:tcPr>
          <w:p>
            <w:pPr>
              <w:jc w:val="center"/>
              <w:rPr>
                <w:rFonts w:ascii="Times New Roman" w:hAnsi="Times New Roman" w:cs="Times New Roman"/>
              </w:rPr>
            </w:pPr>
            <w:r>
              <w:rPr>
                <w:rFonts w:ascii="Times New Roman" w:hAnsi="Times New Roman" w:cs="Times New Roman"/>
              </w:rPr>
              <w:t>0.297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rPr>
              <w:t>0.211</w:t>
            </w:r>
          </w:p>
        </w:tc>
        <w:tc>
          <w:tcPr>
            <w:tcW w:w="2766" w:type="dxa"/>
          </w:tcPr>
          <w:p>
            <w:pPr>
              <w:jc w:val="center"/>
              <w:rPr>
                <w:rFonts w:ascii="Times New Roman" w:hAnsi="Times New Roman" w:cs="Times New Roman"/>
              </w:rPr>
            </w:pPr>
            <w:r>
              <w:rPr>
                <w:rFonts w:ascii="Times New Roman" w:hAnsi="Times New Roman" w:cs="Times New Roman"/>
              </w:rPr>
              <w:t>0.293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rPr>
              <w:t>0.212</w:t>
            </w:r>
          </w:p>
        </w:tc>
        <w:tc>
          <w:tcPr>
            <w:tcW w:w="2766" w:type="dxa"/>
          </w:tcPr>
          <w:p>
            <w:pPr>
              <w:jc w:val="center"/>
              <w:rPr>
                <w:rFonts w:ascii="Times New Roman" w:hAnsi="Times New Roman" w:cs="Times New Roman"/>
              </w:rPr>
            </w:pPr>
            <w:r>
              <w:rPr>
                <w:rFonts w:ascii="Times New Roman" w:hAnsi="Times New Roman" w:cs="Times New Roman"/>
              </w:rPr>
              <w:t>0.248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rPr>
              <w:t>0.237</w:t>
            </w:r>
          </w:p>
        </w:tc>
        <w:tc>
          <w:tcPr>
            <w:tcW w:w="2766" w:type="dxa"/>
          </w:tcPr>
          <w:p>
            <w:pPr>
              <w:jc w:val="center"/>
              <w:rPr>
                <w:rFonts w:ascii="Times New Roman" w:hAnsi="Times New Roman" w:cs="Times New Roman"/>
              </w:rPr>
            </w:pPr>
            <w:r>
              <w:rPr>
                <w:rFonts w:ascii="Times New Roman" w:hAnsi="Times New Roman" w:cs="Times New Roman"/>
              </w:rPr>
              <w:t>0.287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rPr>
              <w:t>0.189</w:t>
            </w:r>
          </w:p>
        </w:tc>
        <w:tc>
          <w:tcPr>
            <w:tcW w:w="2766" w:type="dxa"/>
          </w:tcPr>
          <w:p>
            <w:pPr>
              <w:jc w:val="center"/>
              <w:rPr>
                <w:rFonts w:ascii="Times New Roman" w:hAnsi="Times New Roman" w:cs="Times New Roman"/>
                <w:b/>
                <w:bCs/>
              </w:rPr>
            </w:pPr>
            <w:r>
              <w:rPr>
                <w:rFonts w:ascii="Times New Roman" w:hAnsi="Times New Roman" w:cs="Times New Roman"/>
                <w:b/>
                <w:bCs/>
              </w:rPr>
              <w:t>0.204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rPr>
              <w:t>0.226</w:t>
            </w:r>
          </w:p>
        </w:tc>
        <w:tc>
          <w:tcPr>
            <w:tcW w:w="2766" w:type="dxa"/>
          </w:tcPr>
          <w:p>
            <w:pPr>
              <w:jc w:val="center"/>
              <w:rPr>
                <w:rFonts w:ascii="Times New Roman" w:hAnsi="Times New Roman" w:cs="Times New Roman"/>
              </w:rPr>
            </w:pPr>
            <w:r>
              <w:rPr>
                <w:rFonts w:ascii="Times New Roman" w:hAnsi="Times New Roman" w:cs="Times New Roman"/>
              </w:rPr>
              <w:t>0.236</w:t>
            </w:r>
          </w:p>
        </w:tc>
      </w:tr>
    </w:tbl>
    <w:p>
      <w:pPr>
        <w:spacing w:before="156" w:beforeLines="50" w:line="360" w:lineRule="auto"/>
        <w:ind w:firstLine="420"/>
        <w:rPr>
          <w:rFonts w:ascii="Times New Roman" w:hAnsi="Times New Roman" w:cs="Times New Roman"/>
          <w:sz w:val="24"/>
          <w:szCs w:val="32"/>
        </w:rPr>
      </w:pPr>
      <w:commentRangeStart w:id="4"/>
      <w:r>
        <w:rPr>
          <w:rFonts w:ascii="Times New Roman" w:hAnsi="Times New Roman" w:cs="Times New Roman"/>
          <w:sz w:val="24"/>
          <w:szCs w:val="32"/>
        </w:rPr>
        <w:t>As shown in table 4 and 4</w:t>
      </w:r>
      <w:commentRangeEnd w:id="4"/>
      <w:r>
        <w:commentReference w:id="4"/>
      </w:r>
      <w:r>
        <w:rPr>
          <w:rFonts w:ascii="Times New Roman" w:hAnsi="Times New Roman" w:cs="Times New Roman"/>
          <w:sz w:val="24"/>
          <w:szCs w:val="32"/>
        </w:rPr>
        <w:t>,</w:t>
      </w:r>
      <w:commentRangeStart w:id="5"/>
      <w:r>
        <w:rPr>
          <w:rFonts w:ascii="Times New Roman" w:hAnsi="Times New Roman" w:cs="Times New Roman"/>
          <w:sz w:val="24"/>
          <w:szCs w:val="32"/>
        </w:rPr>
        <w:t xml:space="preserve"> </w:t>
      </w:r>
      <w:r>
        <w:rPr>
          <w:rFonts w:hint="eastAsia" w:ascii="Times New Roman" w:hAnsi="Times New Roman" w:cs="Times New Roman"/>
          <w:sz w:val="24"/>
          <w:szCs w:val="32"/>
        </w:rPr>
        <w:t>in</w:t>
      </w:r>
      <w:r>
        <w:rPr>
          <w:rFonts w:ascii="Times New Roman" w:hAnsi="Times New Roman" w:cs="Times New Roman"/>
          <w:sz w:val="24"/>
          <w:szCs w:val="32"/>
        </w:rPr>
        <w:t xml:space="preserve"> both 3-steps forecasting and 6-steps forecasting, we can see that LASSO-BiLSTM always has the lowest error, in other words, best predicting accuracy. </w:t>
      </w:r>
      <w:commentRangeEnd w:id="5"/>
      <w:r>
        <w:commentReference w:id="5"/>
      </w:r>
      <w:commentRangeStart w:id="6"/>
      <w:r>
        <w:rPr>
          <w:rFonts w:ascii="Times New Roman" w:hAnsi="Times New Roman" w:cs="Times New Roman"/>
          <w:sz w:val="24"/>
          <w:szCs w:val="32"/>
        </w:rPr>
        <w:t>Moreover, as clearly shown in the chart, the error for LASSO filtered models are a much lower than models without LASSO selection. This means that LASSO selection is effective at exchange rate prediction. The multi-step forecasting accurately verified the results from 1-step forecasting.</w:t>
      </w:r>
      <w:commentRangeEnd w:id="6"/>
      <w:r>
        <w:commentReference w:id="6"/>
      </w:r>
    </w:p>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szCs w:val="32"/>
        </w:rPr>
        <w:t>Figure 5, as shown below, demonstrates the real exchange rate and the predicted exchange rate in 1-step forecasting for all models. Graphically seen, LASSO-BiLSTM has the most accurate prediction.</w:t>
      </w:r>
    </w:p>
    <w:p>
      <w:pPr>
        <w:spacing w:before="156" w:beforeLines="50" w:line="360" w:lineRule="auto"/>
        <w:jc w:val="center"/>
        <w:rPr>
          <w:rFonts w:ascii="Times New Roman" w:hAnsi="Times New Roman" w:cs="Times New Roman"/>
          <w:sz w:val="20"/>
          <w:szCs w:val="20"/>
        </w:rPr>
      </w:pPr>
      <w:r>
        <w:rPr>
          <w:rFonts w:ascii="Times New Roman" w:hAnsi="Times New Roman" w:cs="Times New Roman"/>
          <w:sz w:val="24"/>
          <w:szCs w:val="32"/>
        </w:rPr>
        <w:drawing>
          <wp:anchor distT="0" distB="0" distL="114300" distR="114300" simplePos="0" relativeHeight="251660288" behindDoc="1" locked="0" layoutInCell="1" allowOverlap="1">
            <wp:simplePos x="0" y="0"/>
            <wp:positionH relativeFrom="column">
              <wp:posOffset>635</wp:posOffset>
            </wp:positionH>
            <wp:positionV relativeFrom="paragraph">
              <wp:posOffset>466090</wp:posOffset>
            </wp:positionV>
            <wp:extent cx="5275580" cy="1527175"/>
            <wp:effectExtent l="0" t="0" r="0" b="0"/>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5580" cy="1527175"/>
                    </a:xfrm>
                    <a:prstGeom prst="rect">
                      <a:avLst/>
                    </a:prstGeom>
                  </pic:spPr>
                </pic:pic>
              </a:graphicData>
            </a:graphic>
          </wp:anchor>
        </w:drawing>
      </w:r>
      <w:r>
        <w:rPr>
          <w:rFonts w:hint="eastAsia" w:ascii="Times New Roman" w:hAnsi="Times New Roman" w:cs="Times New Roman"/>
          <w:sz w:val="20"/>
          <w:szCs w:val="20"/>
        </w:rPr>
        <w:t xml:space="preserve">Figure </w:t>
      </w:r>
      <w:r>
        <w:rPr>
          <w:rFonts w:ascii="Times New Roman" w:hAnsi="Times New Roman" w:cs="Times New Roman"/>
          <w:sz w:val="20"/>
          <w:szCs w:val="20"/>
        </w:rPr>
        <w:t>5</w:t>
      </w:r>
      <w:r>
        <w:rPr>
          <w:rFonts w:hint="eastAsia" w:ascii="Times New Roman" w:hAnsi="Times New Roman" w:cs="Times New Roman"/>
          <w:sz w:val="20"/>
          <w:szCs w:val="20"/>
        </w:rPr>
        <w:t>. Visualization of forecasting results</w:t>
      </w:r>
    </w:p>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szCs w:val="32"/>
        </w:rPr>
        <w:t>Overall, this improvement illustrates</w:t>
      </w:r>
      <w:r>
        <w:rPr>
          <w:rFonts w:hint="eastAsia" w:ascii="Times New Roman" w:hAnsi="Times New Roman" w:cs="Times New Roman"/>
          <w:sz w:val="24"/>
          <w:szCs w:val="32"/>
        </w:rPr>
        <w:t xml:space="preserve"> three </w:t>
      </w:r>
      <w:r>
        <w:rPr>
          <w:rFonts w:ascii="Times New Roman" w:hAnsi="Times New Roman" w:cs="Times New Roman"/>
          <w:sz w:val="24"/>
          <w:szCs w:val="32"/>
        </w:rPr>
        <w:t xml:space="preserve">important conclusions: 1) Utilizing the LASSO method of feature selection does reduce overfitting and thus gives a more promising result. 2) </w:t>
      </w:r>
      <w:r>
        <w:rPr>
          <w:rFonts w:hint="eastAsia" w:ascii="Times New Roman" w:hAnsi="Times New Roman" w:cs="Times New Roman"/>
          <w:sz w:val="24"/>
          <w:szCs w:val="32"/>
        </w:rPr>
        <w:t>Neural network models</w:t>
      </w:r>
      <w:r>
        <w:rPr>
          <w:rFonts w:ascii="Times New Roman" w:hAnsi="Times New Roman" w:cs="Times New Roman"/>
          <w:sz w:val="24"/>
          <w:szCs w:val="32"/>
        </w:rPr>
        <w:t xml:space="preserve"> </w:t>
      </w:r>
      <w:r>
        <w:rPr>
          <w:rFonts w:hint="eastAsia" w:ascii="Times New Roman" w:hAnsi="Times New Roman" w:cs="Times New Roman"/>
          <w:sz w:val="24"/>
          <w:szCs w:val="32"/>
        </w:rPr>
        <w:t>are</w:t>
      </w:r>
      <w:r>
        <w:rPr>
          <w:rFonts w:ascii="Times New Roman" w:hAnsi="Times New Roman" w:cs="Times New Roman"/>
          <w:sz w:val="24"/>
          <w:szCs w:val="32"/>
        </w:rPr>
        <w:t xml:space="preserve"> especially sensitive to redundant variables under this research</w:t>
      </w:r>
      <w:r>
        <w:rPr>
          <w:rFonts w:hint="eastAsia" w:ascii="Times New Roman" w:hAnsi="Times New Roman" w:cs="Times New Roman"/>
          <w:sz w:val="24"/>
          <w:szCs w:val="32"/>
        </w:rPr>
        <w:t xml:space="preserve"> 3) LASSO-BiLSTM outperforms the other models.</w:t>
      </w:r>
    </w:p>
    <w:p>
      <w:pPr>
        <w:pStyle w:val="13"/>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4.2 Diebold-Mariano Test</w:t>
      </w:r>
    </w:p>
    <w:p>
      <w:pPr>
        <w:spacing w:before="156" w:beforeLines="50"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A Diebold-Mariano (DM) test is used to compare the forecasting performance of two models (Diebold and Mariano, 2002). </w:t>
      </w:r>
      <w:commentRangeStart w:id="7"/>
      <w:r>
        <w:rPr>
          <w:rFonts w:hint="eastAsia" w:ascii="Times New Roman" w:hAnsi="Times New Roman" w:cs="Times New Roman"/>
          <w:sz w:val="24"/>
        </w:rPr>
        <w:t>T</w:t>
      </w:r>
      <w:r>
        <w:rPr>
          <w:rFonts w:ascii="Times New Roman" w:hAnsi="Times New Roman" w:cs="Times New Roman"/>
          <w:sz w:val="24"/>
        </w:rPr>
        <w:t xml:space="preserve">he DM test is performed by always checking the loss differential expectation score. </w:t>
      </w:r>
      <w:commentRangeEnd w:id="7"/>
      <w:r>
        <w:commentReference w:id="7"/>
      </w:r>
      <w:commentRangeStart w:id="8"/>
      <w:r>
        <w:rPr>
          <w:rFonts w:ascii="Times New Roman" w:hAnsi="Times New Roman" w:cs="Times New Roman"/>
          <w:sz w:val="24"/>
        </w:rPr>
        <w:t>Where the null hypothesis (</w:t>
      </w:r>
      <m:oMath>
        <m:sSub>
          <m:sSubPr>
            <m:ctrlPr>
              <w:rPr>
                <w:rFonts w:ascii="Cambria Math" w:hAnsi="Cambria Math" w:cs="Times New Roman"/>
                <w:i/>
                <w:sz w:val="24"/>
              </w:rPr>
            </m:ctrlPr>
          </m:sSubPr>
          <m:e>
            <m:r>
              <m:rPr/>
              <w:rPr>
                <w:rFonts w:ascii="Cambria Math" w:hAnsi="Cambria Math" w:cs="Times New Roman"/>
                <w:sz w:val="24"/>
              </w:rPr>
              <m:t>H</m:t>
            </m:r>
            <m:ctrlPr>
              <w:rPr>
                <w:rFonts w:ascii="Cambria Math" w:hAnsi="Cambria Math" w:cs="Times New Roman"/>
                <w:i/>
                <w:sz w:val="24"/>
              </w:rPr>
            </m:ctrlPr>
          </m:e>
          <m:sub>
            <m:r>
              <m:rPr/>
              <w:rPr>
                <w:rFonts w:ascii="Cambria Math" w:hAnsi="Cambria Math" w:cs="Times New Roman"/>
                <w:sz w:val="24"/>
              </w:rPr>
              <m:t>0</m:t>
            </m:r>
            <m:ctrlPr>
              <w:rPr>
                <w:rFonts w:ascii="Cambria Math" w:hAnsi="Cambria Math" w:cs="Times New Roman"/>
                <w:i/>
                <w:sz w:val="24"/>
              </w:rPr>
            </m:ctrlPr>
          </m:sub>
        </m:sSub>
      </m:oMath>
      <w:r>
        <w:rPr>
          <w:rFonts w:ascii="Times New Roman" w:hAnsi="Times New Roman" w:cs="Times New Roman"/>
          <w:sz w:val="24"/>
        </w:rPr>
        <w:t xml:space="preserve">) would be saying that the two forecasts have equal predicting accuracy. </w:t>
      </w:r>
      <w:commentRangeEnd w:id="8"/>
      <w:r>
        <w:commentReference w:id="8"/>
      </w:r>
      <w:r>
        <w:rPr>
          <w:rFonts w:ascii="Times New Roman" w:hAnsi="Times New Roman" w:cs="Times New Roman"/>
          <w:sz w:val="24"/>
        </w:rPr>
        <w:t>In this case, the null hypothesis can only be rejected if the significance level is lower than 10%. Where in this case, the loss differential is calculated according to the root mean squared error (RMSE),</w:t>
      </w:r>
      <w:commentRangeStart w:id="9"/>
      <w:r>
        <w:rPr>
          <w:rFonts w:ascii="Times New Roman" w:hAnsi="Times New Roman" w:cs="Times New Roman"/>
          <w:sz w:val="24"/>
        </w:rPr>
        <w:t xml:space="preserve"> which is one of the errors we have tested in the model.</w:t>
      </w:r>
      <w:commentRangeEnd w:id="9"/>
      <w:r>
        <w:commentReference w:id="9"/>
      </w:r>
      <w:r>
        <w:rPr>
          <w:rFonts w:ascii="Times New Roman" w:hAnsi="Times New Roman" w:cs="Times New Roman"/>
          <w:sz w:val="24"/>
        </w:rPr>
        <w:t xml:space="preserve"> </w:t>
      </w:r>
    </w:p>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6: Diebold-Mariano test on results performance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636"/>
        <w:gridCol w:w="637"/>
        <w:gridCol w:w="637"/>
        <w:gridCol w:w="709"/>
        <w:gridCol w:w="637"/>
        <w:gridCol w:w="959"/>
        <w:gridCol w:w="982"/>
        <w:gridCol w:w="1058"/>
        <w:gridCol w:w="1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ASSO-KELM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ASSO-BiLSTM</w:t>
            </w: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3.921*</w:t>
            </w: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3.490*</w:t>
            </w: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3.807*</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2.108**</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5.394*</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4.291*</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4.120*</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2.949*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0.732</w:t>
            </w: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1.264</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.479*</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.590</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.795***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.122**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.905*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0.306</w:t>
            </w: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.226*</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.322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.444**</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.432**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.746**</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.997*</w:t>
            </w: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.559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.723**</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.919*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4.059*</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3.185*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2.776*</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0.618</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0</w:t>
            </w:r>
            <w:r>
              <w:rPr>
                <w:rFonts w:ascii="Times New Roman" w:hAnsi="Times New Roman" w:cs="Times New Roman"/>
                <w:sz w:val="18"/>
                <w:szCs w:val="18"/>
              </w:rPr>
              <w:t>.288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.231</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.815**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.248*</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.402</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.755**</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.931*</w:t>
            </w: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783" w:type="dxa"/>
          </w:tcPr>
          <w:p>
            <w:pPr>
              <w:spacing w:before="156" w:beforeLines="50" w:line="360" w:lineRule="auto"/>
              <w:rPr>
                <w:rFonts w:ascii="Times New Roman" w:hAnsi="Times New Roman" w:cs="Times New Roman"/>
                <w:sz w:val="18"/>
                <w:szCs w:val="18"/>
              </w:rPr>
            </w:pPr>
          </w:p>
        </w:tc>
        <w:tc>
          <w:tcPr>
            <w:tcW w:w="783" w:type="dxa"/>
          </w:tcPr>
          <w:p>
            <w:pPr>
              <w:spacing w:before="156" w:beforeLines="50" w:line="360" w:lineRule="auto"/>
              <w:rPr>
                <w:rFonts w:ascii="Times New Roman" w:hAnsi="Times New Roman" w:cs="Times New Roman"/>
                <w:sz w:val="18"/>
                <w:szCs w:val="18"/>
              </w:rPr>
            </w:pPr>
          </w:p>
        </w:tc>
        <w:tc>
          <w:tcPr>
            <w:tcW w:w="800" w:type="dxa"/>
          </w:tcPr>
          <w:p>
            <w:pPr>
              <w:spacing w:before="156" w:beforeLines="50" w:line="360" w:lineRule="auto"/>
              <w:rPr>
                <w:rFonts w:ascii="Times New Roman" w:hAnsi="Times New Roman" w:cs="Times New Roman"/>
                <w:sz w:val="18"/>
                <w:szCs w:val="18"/>
              </w:rPr>
            </w:pPr>
          </w:p>
        </w:tc>
        <w:tc>
          <w:tcPr>
            <w:tcW w:w="867" w:type="dxa"/>
          </w:tcPr>
          <w:p>
            <w:pPr>
              <w:spacing w:before="156" w:beforeLines="50" w:line="360" w:lineRule="auto"/>
              <w:rPr>
                <w:rFonts w:ascii="Times New Roman" w:hAnsi="Times New Roman" w:cs="Times New Roman"/>
                <w:sz w:val="18"/>
                <w:szCs w:val="18"/>
              </w:rPr>
            </w:pPr>
          </w:p>
        </w:tc>
        <w:tc>
          <w:tcPr>
            <w:tcW w:w="80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p>
        </w:tc>
        <w:tc>
          <w:tcPr>
            <w:tcW w:w="847" w:type="dxa"/>
          </w:tcPr>
          <w:p>
            <w:pPr>
              <w:spacing w:before="156" w:beforeLines="50" w:line="360" w:lineRule="auto"/>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.117</w:t>
            </w:r>
          </w:p>
        </w:tc>
      </w:tr>
    </w:tbl>
    <w:p>
      <w:pPr>
        <w:spacing w:before="156" w:beforeLines="50" w:line="360" w:lineRule="auto"/>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xml:space="preserve"> 1% Significance Level</w:t>
      </w:r>
    </w:p>
    <w:p>
      <w:pPr>
        <w:spacing w:before="156" w:beforeLines="50" w:line="360" w:lineRule="auto"/>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5% Significance Level</w:t>
      </w:r>
    </w:p>
    <w:p>
      <w:pPr>
        <w:spacing w:before="156" w:beforeLines="50" w:line="360" w:lineRule="auto"/>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10% Significance Level</w:t>
      </w:r>
    </w:p>
    <w:p>
      <w:pPr>
        <w:spacing w:before="156" w:beforeLines="50" w:line="360" w:lineRule="auto"/>
        <w:rPr>
          <w:rFonts w:ascii="Times New Roman" w:hAnsi="Times New Roman" w:cs="Times New Roman"/>
          <w:sz w:val="24"/>
        </w:rPr>
      </w:pPr>
      <w:r>
        <w:rPr>
          <w:rFonts w:ascii="Times New Roman" w:hAnsi="Times New Roman" w:cs="Times New Roman"/>
          <w:sz w:val="24"/>
        </w:rPr>
        <w:tab/>
      </w:r>
      <w:r>
        <w:rPr>
          <w:rFonts w:hint="eastAsia" w:ascii="Times New Roman" w:hAnsi="Times New Roman" w:cs="Times New Roman"/>
          <w:sz w:val="24"/>
        </w:rPr>
        <w:t>As</w:t>
      </w:r>
      <w:r>
        <w:rPr>
          <w:rFonts w:ascii="Times New Roman" w:hAnsi="Times New Roman" w:cs="Times New Roman"/>
          <w:sz w:val="24"/>
        </w:rPr>
        <w:t xml:space="preserve"> all of the DM statistics of LASSO-BiLSTM are negative and all of the significance levels are smaller than 10%, we can</w:t>
      </w:r>
      <w:commentRangeStart w:id="10"/>
      <w:r>
        <w:rPr>
          <w:rFonts w:ascii="Times New Roman" w:hAnsi="Times New Roman" w:cs="Times New Roman"/>
          <w:sz w:val="24"/>
        </w:rPr>
        <w:t xml:space="preserve"> ascertain</w:t>
      </w:r>
      <w:commentRangeEnd w:id="10"/>
      <w:r>
        <w:commentReference w:id="10"/>
      </w:r>
      <w:r>
        <w:rPr>
          <w:rFonts w:ascii="Times New Roman" w:hAnsi="Times New Roman" w:cs="Times New Roman"/>
          <w:sz w:val="24"/>
        </w:rPr>
        <w:t xml:space="preserve"> that LASSO-BiLSTM is able to produce the most accurate result of all models,</w:t>
      </w:r>
      <w:commentRangeStart w:id="11"/>
      <w:r>
        <w:rPr>
          <w:rFonts w:ascii="Times New Roman" w:hAnsi="Times New Roman" w:cs="Times New Roman"/>
          <w:sz w:val="24"/>
        </w:rPr>
        <w:t xml:space="preserve"> and LASSO plays an important role in reduce overfitting, and producing more accurate results.</w:t>
      </w:r>
      <w:commentRangeEnd w:id="11"/>
      <w:r>
        <w:commentReference w:id="11"/>
      </w:r>
    </w:p>
    <w:p>
      <w:pPr>
        <w:pStyle w:val="13"/>
        <w:spacing w:before="156" w:beforeLines="50" w:line="360" w:lineRule="auto"/>
        <w:ind w:left="0" w:leftChars="0"/>
        <w:outlineLvl w:val="1"/>
        <w:rPr>
          <w:rFonts w:ascii="Times New Roman" w:hAnsi="Times New Roman" w:cs="Times New Roman"/>
          <w:b/>
          <w:bCs/>
          <w:i/>
          <w:iCs/>
          <w:sz w:val="24"/>
        </w:rPr>
      </w:pPr>
      <w:commentRangeStart w:id="12"/>
      <w:r>
        <w:rPr>
          <w:rFonts w:ascii="Times New Roman" w:hAnsi="Times New Roman" w:cs="Times New Roman"/>
          <w:b/>
          <w:bCs/>
          <w:i/>
          <w:iCs/>
          <w:sz w:val="24"/>
        </w:rPr>
        <w:t xml:space="preserve">4.3 </w:t>
      </w:r>
      <w:r>
        <w:rPr>
          <w:rFonts w:hint="eastAsia" w:ascii="Times New Roman" w:hAnsi="Times New Roman" w:cs="Times New Roman"/>
          <w:b/>
          <w:bCs/>
          <w:i/>
          <w:iCs/>
          <w:sz w:val="24"/>
        </w:rPr>
        <w:t>Interpretation</w:t>
      </w:r>
      <w:commentRangeEnd w:id="12"/>
      <w:r>
        <w:commentReference w:id="12"/>
      </w:r>
    </w:p>
    <w:p>
      <w:pPr>
        <w:spacing w:before="156" w:beforeLines="50" w:line="360" w:lineRule="auto"/>
        <w:ind w:firstLine="420"/>
        <w:rPr>
          <w:rFonts w:ascii="Times New Roman" w:hAnsi="Times New Roman" w:cs="Times New Roman"/>
          <w:sz w:val="24"/>
        </w:rPr>
      </w:pPr>
      <w:r>
        <w:rPr>
          <w:rFonts w:ascii="Times New Roman" w:hAnsi="Times New Roman" w:cs="Times New Roman"/>
          <w:sz w:val="24"/>
        </w:rPr>
        <w:t xml:space="preserve">We view our results from another perspective, the economic point of view. 6 variables are </w:t>
      </w:r>
      <w:r>
        <w:rPr>
          <w:rFonts w:hint="eastAsia" w:ascii="Times New Roman" w:hAnsi="Times New Roman" w:cs="Times New Roman"/>
          <w:sz w:val="24"/>
          <w:lang w:val="en-US" w:eastAsia="zh-CN"/>
        </w:rPr>
        <w:t xml:space="preserve">filtered by LASSO, which are: </w:t>
      </w:r>
      <w:r>
        <w:rPr>
          <w:rFonts w:ascii="Times New Roman" w:hAnsi="Times New Roman" w:cs="Times New Roman"/>
          <w:sz w:val="24"/>
        </w:rPr>
        <w:t>FRA, DXY, S&amp;P, GEPU, CEPU, and BI. This section will specifically analyse how these 6 variables are significant in affecting the exchange rate.</w:t>
      </w:r>
    </w:p>
    <w:p>
      <w:pPr>
        <w:spacing w:before="156" w:beforeLines="50" w:line="360" w:lineRule="auto"/>
        <w:ind w:firstLine="420"/>
        <w:rPr>
          <w:rFonts w:ascii="Times New Roman" w:hAnsi="Times New Roman" w:cs="Times New Roman"/>
          <w:sz w:val="24"/>
        </w:rPr>
      </w:pPr>
      <w:r>
        <w:rPr>
          <w:rFonts w:ascii="Times New Roman" w:hAnsi="Times New Roman" w:cs="Times New Roman"/>
          <w:sz w:val="24"/>
        </w:rPr>
        <w:t xml:space="preserve">The foreign exchange reserve asset (FRA) is a vital factor that is able to have an effect on the exchange rate. For example, if China buys Yuan and sells Dollar at the foreign exchange market, which the foreign exchange reserve asset decreases, the demand of Yuan will increase that causes the increase of dollar </w:t>
      </w:r>
      <w:r>
        <w:rPr>
          <w:rFonts w:hint="eastAsia" w:ascii="Times New Roman" w:hAnsi="Times New Roman" w:cs="Times New Roman"/>
          <w:sz w:val="24"/>
        </w:rPr>
        <w:t>t</w:t>
      </w:r>
      <w:r>
        <w:rPr>
          <w:rFonts w:ascii="Times New Roman" w:hAnsi="Times New Roman" w:cs="Times New Roman"/>
          <w:sz w:val="24"/>
        </w:rPr>
        <w:t>o CNY exchange rate.</w:t>
      </w:r>
    </w:p>
    <w:p>
      <w:pPr>
        <w:spacing w:before="156" w:beforeLines="50" w:line="360" w:lineRule="auto"/>
        <w:ind w:firstLine="420"/>
        <w:rPr>
          <w:rFonts w:ascii="Times New Roman" w:hAnsi="Times New Roman" w:cs="Times New Roman"/>
          <w:sz w:val="24"/>
        </w:rPr>
      </w:pPr>
      <w:r>
        <w:rPr>
          <w:rFonts w:hint="eastAsia" w:ascii="Times New Roman" w:hAnsi="Times New Roman" w:cs="Times New Roman"/>
          <w:sz w:val="24"/>
        </w:rPr>
        <w:t>T</w:t>
      </w:r>
      <w:r>
        <w:rPr>
          <w:rFonts w:ascii="Times New Roman" w:hAnsi="Times New Roman" w:cs="Times New Roman"/>
          <w:sz w:val="24"/>
        </w:rPr>
        <w:t xml:space="preserve">he dollar index (DXY) is being measured by the value of dollar to other six currencies. As the value of dollar, whether it is increasing or not, is a factor that is involved in calculating the dollar to CNY exchange rate. </w:t>
      </w:r>
    </w:p>
    <w:p>
      <w:pPr>
        <w:spacing w:before="156" w:beforeLines="50" w:line="360" w:lineRule="auto"/>
        <w:ind w:firstLine="420"/>
        <w:rPr>
          <w:rFonts w:ascii="Times New Roman" w:hAnsi="Times New Roman" w:cs="Times New Roman"/>
          <w:sz w:val="24"/>
        </w:rPr>
      </w:pPr>
      <w:r>
        <w:rPr>
          <w:rFonts w:hint="eastAsia" w:ascii="Times New Roman" w:hAnsi="Times New Roman" w:cs="Times New Roman"/>
          <w:sz w:val="24"/>
        </w:rPr>
        <w:t>S</w:t>
      </w:r>
      <w:r>
        <w:rPr>
          <w:rFonts w:ascii="Times New Roman" w:hAnsi="Times New Roman" w:cs="Times New Roman"/>
          <w:sz w:val="24"/>
        </w:rPr>
        <w:t xml:space="preserve">&amp;P 500 is the value of the 500 largest stock market tracking prices </w:t>
      </w:r>
      <w:r>
        <w:rPr>
          <w:rFonts w:hint="eastAsia" w:ascii="Times New Roman" w:hAnsi="Times New Roman" w:cs="Times New Roman"/>
          <w:sz w:val="24"/>
        </w:rPr>
        <w:t>i</w:t>
      </w:r>
      <w:r>
        <w:rPr>
          <w:rFonts w:ascii="Times New Roman" w:hAnsi="Times New Roman" w:cs="Times New Roman"/>
          <w:sz w:val="24"/>
        </w:rPr>
        <w:t>n the United States. When the stock price of the S&amp;P 500 rises, investors would assume that the country’s economy is rising. This would lead to the increased interest from foreign investors to the domestic currency. Such an effect would alter the dollar to CNY exchange rate to some extent.</w:t>
      </w:r>
    </w:p>
    <w:p>
      <w:pPr>
        <w:spacing w:before="156" w:beforeLines="50" w:line="360" w:lineRule="auto"/>
        <w:ind w:firstLine="420"/>
        <w:rPr>
          <w:rFonts w:hint="eastAsia" w:ascii="Times New Roman" w:hAnsi="Times New Roman" w:cs="Times New Roman"/>
          <w:sz w:val="24"/>
        </w:rPr>
      </w:pPr>
      <w:r>
        <w:rPr>
          <w:rFonts w:hint="eastAsia" w:ascii="Times New Roman" w:hAnsi="Times New Roman" w:cs="Times New Roman"/>
          <w:sz w:val="24"/>
        </w:rPr>
        <w:t>T</w:t>
      </w:r>
      <w:r>
        <w:rPr>
          <w:rFonts w:ascii="Times New Roman" w:hAnsi="Times New Roman" w:cs="Times New Roman"/>
          <w:sz w:val="24"/>
        </w:rPr>
        <w:t xml:space="preserve">he Global Economic Policy Uncertainty (GEPU) and the China Economic Policy Uncertainty (CEPU). This measured the frequency of newspaper that talks about economy, policy, or uncertainty. With a higher economic policy uncertainty, investors would be less likely to invest in dollar or CNY, the demand for such currency will decrease. </w:t>
      </w:r>
      <w:r>
        <w:rPr>
          <w:rFonts w:hint="eastAsia" w:ascii="Times New Roman" w:hAnsi="Times New Roman" w:cs="Times New Roman"/>
          <w:sz w:val="24"/>
        </w:rPr>
        <w:t>This</w:t>
      </w:r>
      <w:r>
        <w:rPr>
          <w:rFonts w:ascii="Times New Roman" w:hAnsi="Times New Roman" w:cs="Times New Roman"/>
          <w:sz w:val="24"/>
        </w:rPr>
        <w:t xml:space="preserve"> is going to direly affect the exchange rate since the exchange rate is sensitive to the demand of investors.</w:t>
      </w:r>
    </w:p>
    <w:p>
      <w:pPr>
        <w:spacing w:before="156" w:beforeLines="50" w:line="360" w:lineRule="auto"/>
        <w:ind w:firstLine="420"/>
        <w:rPr>
          <w:rFonts w:ascii="Times New Roman" w:hAnsi="Times New Roman" w:cs="Times New Roman"/>
          <w:sz w:val="24"/>
        </w:rPr>
      </w:pPr>
      <w:r>
        <w:rPr>
          <w:rFonts w:ascii="Times New Roman" w:hAnsi="Times New Roman" w:cs="Times New Roman"/>
          <w:sz w:val="24"/>
        </w:rPr>
        <w:t xml:space="preserve">Lastly, Baidu Index (BI) demonstrates the search frequency of Baidu, as a search engine in China. This also reflects whether the Chinese people pay attention to the exchange rate or not, and the demand of transaction between CNY and USD. The change in demand would mostly be likely to have an effect on the exchange rate. </w:t>
      </w:r>
    </w:p>
    <w:p>
      <w:pPr>
        <w:spacing w:before="156" w:beforeLines="50" w:line="360" w:lineRule="auto"/>
        <w:ind w:firstLine="420"/>
        <w:rPr>
          <w:rFonts w:ascii="Times New Roman" w:hAnsi="Times New Roman" w:cs="Times New Roman"/>
          <w:sz w:val="24"/>
        </w:rPr>
      </w:pPr>
      <w:r>
        <w:rPr>
          <w:rFonts w:ascii="Times New Roman" w:hAnsi="Times New Roman" w:cs="Times New Roman"/>
          <w:sz w:val="24"/>
        </w:rPr>
        <w:t xml:space="preserve">The BiLSTM model is also important for the accurate prediction. In order to understand a string of text, the meaning of a textual information shall not only be referenced from the front to the back, but also back to the front. For example, in a string of words: </w:t>
      </w:r>
    </w:p>
    <w:p>
      <w:pPr>
        <w:spacing w:before="156" w:beforeLines="50" w:line="360" w:lineRule="auto"/>
        <w:ind w:firstLine="420"/>
        <w:jc w:val="center"/>
        <w:rPr>
          <w:rFonts w:ascii="Times New Roman" w:hAnsi="Times New Roman" w:cs="Times New Roman"/>
          <w:sz w:val="28"/>
          <w:szCs w:val="28"/>
        </w:rPr>
      </w:pPr>
      <w:r>
        <w:rPr>
          <w:rFonts w:hint="eastAsia" w:ascii="Times New Roman" w:hAnsi="Times New Roman" w:cs="Times New Roman"/>
          <w:sz w:val="28"/>
          <w:szCs w:val="28"/>
        </w:rPr>
        <w:t>T</w:t>
      </w:r>
      <w:r>
        <w:rPr>
          <w:rFonts w:ascii="Times New Roman" w:hAnsi="Times New Roman" w:cs="Times New Roman"/>
          <w:sz w:val="28"/>
          <w:szCs w:val="28"/>
        </w:rPr>
        <w:t>oday’s weather is ___, I wear t-shirts.</w:t>
      </w:r>
    </w:p>
    <w:p>
      <w:pPr>
        <w:spacing w:before="156" w:beforeLines="50" w:line="360" w:lineRule="auto"/>
        <w:rPr>
          <w:rFonts w:hint="eastAsia"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going to fill in the missing word. If we only read from the front to the back, the weather can be filled in multiple words, such as “cold”, “hot”, etc. However, when a back to front analysis is added, we can be more conclusive that since the sentence mentions “t-shirts”, the weather is probably “hot”. Therefore, a bidirectional approach is more accurate for textual prediction</w:t>
      </w:r>
    </w:p>
    <w:p>
      <w:pPr>
        <w:spacing w:before="156" w:beforeLines="50" w:line="360" w:lineRule="auto"/>
        <w:ind w:firstLine="420"/>
        <w:rPr>
          <w:rFonts w:hint="eastAsia" w:ascii="Times New Roman" w:hAnsi="Times New Roman" w:cs="Times New Roman"/>
          <w:sz w:val="24"/>
        </w:rPr>
      </w:pPr>
      <w:r>
        <w:rPr>
          <w:rFonts w:hint="eastAsia" w:ascii="Times New Roman" w:hAnsi="Times New Roman" w:cs="Times New Roman"/>
          <w:sz w:val="24"/>
        </w:rPr>
        <w:t>B</w:t>
      </w:r>
      <w:r>
        <w:rPr>
          <w:rFonts w:ascii="Times New Roman" w:hAnsi="Times New Roman" w:cs="Times New Roman"/>
          <w:sz w:val="24"/>
        </w:rPr>
        <w:t>iLSTM is able to achieve a bidirectional prediction of texts. Since CEPU, GEPU and Baidu Index often measures the textual sentiment in many medias, BiLSTM would be a suitable and accurate choice to make textual prediction more accurate. Thus, from an economics and textual perspective, it is well justified that LASSO-BiLSTM is able to produce the best prediction.</w:t>
      </w:r>
    </w:p>
    <w:p>
      <w:pPr>
        <w:spacing w:before="156" w:beforeLines="50" w:line="360" w:lineRule="auto"/>
        <w:rPr>
          <w:rFonts w:ascii="Times New Roman" w:hAnsi="Times New Roman" w:cs="Times New Roman"/>
          <w:sz w:val="24"/>
        </w:rPr>
      </w:pPr>
    </w:p>
    <w:p>
      <w:pPr>
        <w:pStyle w:val="7"/>
        <w:numPr>
          <w:ilvl w:val="0"/>
          <w:numId w:val="2"/>
        </w:numPr>
        <w:spacing w:before="312" w:beforeLines="100" w:beforeAutospacing="0" w:afterAutospacing="0" w:line="360" w:lineRule="auto"/>
        <w:outlineLvl w:val="0"/>
        <w:rPr>
          <w:rFonts w:ascii="Times New Roman" w:hAnsi="Times New Roman" w:eastAsia="宋体"/>
          <w:b/>
          <w:bCs/>
          <w:color w:val="0E101A"/>
          <w:sz w:val="28"/>
          <w:szCs w:val="28"/>
        </w:rPr>
      </w:pPr>
      <w:bookmarkStart w:id="11" w:name="_Toc114151819"/>
      <w:r>
        <w:rPr>
          <w:rFonts w:ascii="Times New Roman" w:hAnsi="Times New Roman" w:eastAsia="宋体"/>
          <w:b/>
          <w:bCs/>
          <w:color w:val="0E101A"/>
          <w:sz w:val="28"/>
          <w:szCs w:val="28"/>
        </w:rPr>
        <w:t>Conclusion</w:t>
      </w:r>
      <w:bookmarkEnd w:id="11"/>
    </w:p>
    <w:p>
      <w:pPr>
        <w:spacing w:line="360" w:lineRule="auto"/>
        <w:ind w:firstLine="420"/>
        <w:rPr>
          <w:rFonts w:ascii="Times New Roman" w:hAnsi="Times New Roman" w:cs="Times New Roman"/>
          <w:sz w:val="24"/>
        </w:rPr>
      </w:pPr>
      <w:r>
        <w:rPr>
          <w:rFonts w:ascii="Times New Roman" w:hAnsi="Times New Roman" w:cs="Times New Roman"/>
          <w:sz w:val="24"/>
        </w:rPr>
        <w:t xml:space="preserve">In this paper, the novel LASSO-BiLSTM-based ensemble learning method is proposed to predict the USD/CNY exchange rate. The framework of the proposed approach includes three steps. Firstly, 29 related variables from four different categories are selected. Secondly, LASSO feature selecting approach is used to choose six variables with the greatest relevance. Lastly, five deep learning methods (SVR, ELM, LSTM, KELM, BiLSTM) that employ 29 related variables and LASSO-combining models (LASSO-SVR, LASSO-ELM, LASSO-LSTM, LASSO-KELM) are adopted to forecast the exchange rate of USD/CNY, indicating that LASSO-BiLSTM has the best performance and LASSO plays an important role in forecasting accurately. </w:t>
      </w:r>
    </w:p>
    <w:p>
      <w:pPr>
        <w:spacing w:line="360" w:lineRule="auto"/>
        <w:ind w:firstLine="420"/>
        <w:rPr>
          <w:rFonts w:ascii="Times New Roman" w:hAnsi="Times New Roman" w:cs="Times New Roman"/>
          <w:sz w:val="24"/>
        </w:rPr>
      </w:pPr>
      <w:r>
        <w:rPr>
          <w:rFonts w:ascii="Times New Roman" w:hAnsi="Times New Roman" w:cs="Times New Roman"/>
          <w:sz w:val="24"/>
        </w:rPr>
        <w:t>Besides exchange rates, the proposed LASSO-B</w:t>
      </w:r>
      <w:r>
        <w:rPr>
          <w:rFonts w:hint="eastAsia" w:ascii="Times New Roman" w:hAnsi="Times New Roman" w:cs="Times New Roman"/>
          <w:sz w:val="24"/>
        </w:rPr>
        <w:t>i</w:t>
      </w:r>
      <w:r>
        <w:rPr>
          <w:rFonts w:ascii="Times New Roman" w:hAnsi="Times New Roman" w:cs="Times New Roman"/>
          <w:sz w:val="24"/>
        </w:rPr>
        <w:t>LSTM-based ensemble learning approach can also be applied to solve other complex forecasting problems, such as crude oil price, stock price etc.</w:t>
      </w:r>
    </w:p>
    <w:p>
      <w:pPr>
        <w:pStyle w:val="7"/>
        <w:spacing w:before="312" w:beforeLines="100" w:beforeAutospacing="0" w:afterAutospacing="0" w:line="360" w:lineRule="auto"/>
        <w:outlineLvl w:val="0"/>
        <w:rPr>
          <w:rFonts w:ascii="Times New Roman" w:hAnsi="Times New Roman" w:eastAsia="宋体"/>
          <w:b/>
          <w:bCs/>
          <w:color w:val="0E101A"/>
          <w:sz w:val="28"/>
          <w:szCs w:val="28"/>
        </w:rPr>
      </w:pPr>
      <w:bookmarkStart w:id="12" w:name="_Toc114151820"/>
    </w:p>
    <w:p>
      <w:pPr>
        <w:pStyle w:val="7"/>
        <w:spacing w:before="312" w:beforeLines="100" w:beforeAutospacing="0" w:afterAutospacing="0" w:line="360" w:lineRule="auto"/>
        <w:outlineLvl w:val="0"/>
        <w:rPr>
          <w:rFonts w:ascii="Times New Roman" w:hAnsi="Times New Roman" w:eastAsia="宋体"/>
          <w:b/>
          <w:bCs/>
          <w:color w:val="0E101A"/>
          <w:sz w:val="28"/>
          <w:szCs w:val="28"/>
        </w:rPr>
      </w:pPr>
    </w:p>
    <w:p>
      <w:pPr>
        <w:pStyle w:val="7"/>
        <w:spacing w:before="312" w:beforeLines="100" w:beforeAutospacing="0" w:afterAutospacing="0" w:line="360" w:lineRule="auto"/>
        <w:outlineLvl w:val="0"/>
        <w:rPr>
          <w:rFonts w:ascii="Times New Roman" w:hAnsi="Times New Roman" w:eastAsia="宋体"/>
          <w:b/>
          <w:bCs/>
          <w:color w:val="0E101A"/>
          <w:sz w:val="28"/>
          <w:szCs w:val="28"/>
        </w:rPr>
      </w:pPr>
    </w:p>
    <w:p>
      <w:pPr>
        <w:pStyle w:val="7"/>
        <w:spacing w:before="312" w:beforeLines="100" w:beforeAutospacing="0" w:afterAutospacing="0" w:line="360" w:lineRule="auto"/>
        <w:outlineLvl w:val="0"/>
        <w:rPr>
          <w:rFonts w:ascii="Times New Roman" w:hAnsi="Times New Roman" w:eastAsia="宋体"/>
          <w:b/>
          <w:bCs/>
          <w:color w:val="0E101A"/>
          <w:sz w:val="28"/>
          <w:szCs w:val="28"/>
        </w:rPr>
      </w:pPr>
    </w:p>
    <w:p>
      <w:pPr>
        <w:pStyle w:val="7"/>
        <w:spacing w:before="312" w:beforeLines="100" w:beforeAutospacing="0" w:afterAutospacing="0" w:line="360" w:lineRule="auto"/>
        <w:outlineLvl w:val="0"/>
        <w:rPr>
          <w:rFonts w:ascii="Times New Roman" w:hAnsi="Times New Roman" w:eastAsia="宋体"/>
          <w:b/>
          <w:bCs/>
          <w:color w:val="0E101A"/>
          <w:sz w:val="28"/>
          <w:szCs w:val="28"/>
        </w:rPr>
      </w:pPr>
    </w:p>
    <w:p>
      <w:pPr>
        <w:pStyle w:val="7"/>
        <w:spacing w:before="312" w:beforeLines="100" w:beforeAutospacing="0" w:afterAutospacing="0" w:line="360" w:lineRule="auto"/>
        <w:outlineLvl w:val="0"/>
        <w:rPr>
          <w:rFonts w:ascii="Times New Roman" w:hAnsi="Times New Roman" w:eastAsia="宋体"/>
          <w:b/>
          <w:bCs/>
          <w:color w:val="0E101A"/>
          <w:sz w:val="28"/>
          <w:szCs w:val="28"/>
        </w:rPr>
      </w:pPr>
    </w:p>
    <w:p>
      <w:pPr>
        <w:pStyle w:val="7"/>
        <w:spacing w:before="312" w:beforeLines="100" w:beforeAutospacing="0" w:afterAutospacing="0" w:line="360" w:lineRule="auto"/>
        <w:outlineLvl w:val="0"/>
        <w:rPr>
          <w:rFonts w:ascii="Times New Roman" w:hAnsi="Times New Roman" w:eastAsia="宋体"/>
          <w:b/>
          <w:bCs/>
          <w:color w:val="0E101A"/>
          <w:sz w:val="28"/>
          <w:szCs w:val="28"/>
        </w:rPr>
      </w:pPr>
    </w:p>
    <w:p>
      <w:pPr>
        <w:pStyle w:val="7"/>
        <w:spacing w:before="312" w:beforeLines="100" w:beforeAutospacing="0" w:afterAutospacing="0" w:line="360" w:lineRule="auto"/>
        <w:outlineLvl w:val="0"/>
        <w:rPr>
          <w:rFonts w:ascii="Times New Roman" w:hAnsi="Times New Roman" w:eastAsia="宋体"/>
          <w:b/>
          <w:bCs/>
          <w:color w:val="0E101A"/>
          <w:sz w:val="28"/>
          <w:szCs w:val="28"/>
        </w:rPr>
      </w:pPr>
    </w:p>
    <w:p>
      <w:pPr>
        <w:pStyle w:val="7"/>
        <w:spacing w:before="312" w:beforeLines="100" w:beforeAutospacing="0" w:afterAutospacing="0" w:line="360" w:lineRule="auto"/>
        <w:outlineLvl w:val="0"/>
        <w:rPr>
          <w:rFonts w:ascii="Times New Roman" w:hAnsi="Times New Roman" w:eastAsia="宋体"/>
          <w:b/>
          <w:bCs/>
          <w:color w:val="0E101A"/>
          <w:sz w:val="28"/>
          <w:szCs w:val="28"/>
        </w:rPr>
      </w:pPr>
    </w:p>
    <w:p>
      <w:pPr>
        <w:pStyle w:val="7"/>
        <w:spacing w:before="312" w:beforeLines="100" w:beforeAutospacing="0" w:afterAutospacing="0" w:line="360" w:lineRule="auto"/>
        <w:outlineLvl w:val="0"/>
        <w:rPr>
          <w:rFonts w:ascii="Times New Roman" w:hAnsi="Times New Roman" w:eastAsia="宋体"/>
          <w:b/>
          <w:bCs/>
          <w:color w:val="0E101A"/>
          <w:sz w:val="28"/>
          <w:szCs w:val="28"/>
        </w:rPr>
      </w:pPr>
    </w:p>
    <w:p>
      <w:pPr>
        <w:pStyle w:val="7"/>
        <w:spacing w:before="312" w:beforeLines="100" w:beforeAutospacing="0" w:afterAutospacing="0" w:line="360" w:lineRule="auto"/>
        <w:outlineLvl w:val="0"/>
        <w:rPr>
          <w:rFonts w:ascii="Times New Roman" w:hAnsi="Times New Roman" w:eastAsia="宋体"/>
          <w:b/>
          <w:bCs/>
          <w:color w:val="0E101A"/>
          <w:sz w:val="28"/>
          <w:szCs w:val="28"/>
        </w:rPr>
      </w:pPr>
    </w:p>
    <w:p>
      <w:pPr>
        <w:pStyle w:val="7"/>
        <w:spacing w:before="312" w:beforeLines="100" w:beforeAutospacing="0" w:afterAutospacing="0" w:line="360" w:lineRule="auto"/>
        <w:outlineLvl w:val="0"/>
        <w:rPr>
          <w:rFonts w:ascii="Times New Roman" w:hAnsi="Times New Roman" w:eastAsia="宋体"/>
          <w:b/>
          <w:bCs/>
          <w:color w:val="0E101A"/>
          <w:sz w:val="28"/>
          <w:szCs w:val="28"/>
        </w:rPr>
      </w:pPr>
    </w:p>
    <w:p>
      <w:pPr>
        <w:pStyle w:val="7"/>
        <w:spacing w:before="312" w:beforeLines="100" w:beforeAutospacing="0" w:afterAutospacing="0" w:line="360" w:lineRule="auto"/>
        <w:outlineLvl w:val="0"/>
        <w:rPr>
          <w:rFonts w:ascii="Times New Roman" w:hAnsi="Times New Roman" w:eastAsia="宋体"/>
          <w:b/>
          <w:bCs/>
          <w:color w:val="0E101A"/>
          <w:sz w:val="28"/>
          <w:szCs w:val="28"/>
        </w:rPr>
      </w:pPr>
    </w:p>
    <w:p>
      <w:pPr>
        <w:pStyle w:val="7"/>
        <w:spacing w:before="312" w:beforeLines="100" w:beforeAutospacing="0" w:afterAutospacing="0" w:line="360" w:lineRule="auto"/>
        <w:outlineLvl w:val="0"/>
        <w:rPr>
          <w:rFonts w:ascii="Times New Roman" w:hAnsi="Times New Roman" w:eastAsia="宋体"/>
          <w:b/>
          <w:bCs/>
          <w:color w:val="0E101A"/>
          <w:sz w:val="28"/>
          <w:szCs w:val="28"/>
        </w:rPr>
      </w:pPr>
    </w:p>
    <w:bookmarkEnd w:id="12"/>
    <w:p>
      <w:pPr>
        <w:pStyle w:val="7"/>
        <w:spacing w:before="312" w:beforeLines="100" w:beforeAutospacing="0" w:afterAutospacing="0" w:line="360" w:lineRule="auto"/>
        <w:outlineLvl w:val="0"/>
        <w:rPr>
          <w:rFonts w:ascii="Times New Roman" w:hAnsi="Times New Roman" w:eastAsia="宋体"/>
          <w:b/>
          <w:bCs/>
          <w:color w:val="0E101A"/>
          <w:sz w:val="28"/>
          <w:szCs w:val="28"/>
        </w:rPr>
      </w:pPr>
      <w:r>
        <w:rPr>
          <w:rFonts w:hint="eastAsia" w:ascii="Times New Roman" w:hAnsi="Times New Roman" w:eastAsia="宋体"/>
          <w:b/>
          <w:bCs/>
          <w:color w:val="0E101A"/>
          <w:sz w:val="28"/>
          <w:szCs w:val="28"/>
        </w:rPr>
        <w:t>参考文献：</w:t>
      </w:r>
    </w:p>
    <w:p>
      <w:pPr>
        <w:pStyle w:val="4"/>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Aslan, M. F., Unlersen, M. F., Sabanci, K., &amp; Durdu, A. (2021). CNN-based transfer learning–BiLSTM network: A novel approach for COVID-19 infection detection. </w:t>
      </w:r>
      <w:r>
        <w:rPr>
          <w:rFonts w:ascii="Times New Roman" w:hAnsi="Times New Roman" w:cs="Times New Roman"/>
          <w:i/>
          <w:iCs/>
          <w:color w:val="222222"/>
        </w:rPr>
        <w:t>Applied Soft Computing</w:t>
      </w:r>
      <w:r>
        <w:rPr>
          <w:rFonts w:ascii="Times New Roman" w:hAnsi="Times New Roman" w:cs="Times New Roman"/>
          <w:color w:val="222222"/>
          <w:shd w:val="clear" w:color="auto" w:fill="FFFFFF"/>
        </w:rPr>
        <w:t>, </w:t>
      </w:r>
      <w:r>
        <w:rPr>
          <w:rFonts w:ascii="Times New Roman" w:hAnsi="Times New Roman" w:cs="Times New Roman"/>
          <w:i/>
          <w:iCs/>
          <w:color w:val="222222"/>
        </w:rPr>
        <w:t>98</w:t>
      </w:r>
      <w:r>
        <w:rPr>
          <w:rFonts w:ascii="Times New Roman" w:hAnsi="Times New Roman" w:cs="Times New Roman"/>
          <w:color w:val="222222"/>
          <w:shd w:val="clear" w:color="auto" w:fill="FFFFFF"/>
        </w:rPr>
        <w:t>, 106912.</w:t>
      </w:r>
    </w:p>
    <w:p>
      <w:pPr>
        <w:pStyle w:val="4"/>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Baffour, A. A., Feng, J., &amp; Taylor, E. K. (2019). A hybrid artificial neural network-GJR modeling approach to forecasting currency exchange rate volatility. Neurocomputing, 365, 285-301.</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Bulut, L. (2018). Google Trends and the forecasting performance of exchange rate models. Journal of Forecasting, 37(3), 303-315.</w:t>
      </w:r>
    </w:p>
    <w:p>
      <w:pPr>
        <w:pStyle w:val="4"/>
        <w:spacing w:line="348" w:lineRule="exact"/>
        <w:ind w:left="420" w:hanging="420" w:hangingChars="200"/>
        <w:rPr>
          <w:rFonts w:ascii="Times New Roman" w:hAnsi="Times New Roman" w:cs="Times New Roman"/>
        </w:rPr>
      </w:pPr>
      <w:r>
        <w:rPr>
          <w:rFonts w:ascii="Times New Roman" w:hAnsi="Times New Roman" w:cs="Times New Roman"/>
        </w:rPr>
        <w:t>Cashin, P., Céspedes, L. F., &amp; Sahay, R. (2004). Commodity currencies and the real exchange rate. Journal of Development Economics, 75(1), 239-268.</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Chen, H. L., Wang, G., Ma, C., Cai, Z. N., Liu, W. B., &amp; Wang, S. J. (2016). An efficient hybrid kernel extreme learning machine approach for early diagnosis of Parkinson׳ s disease. </w:t>
      </w:r>
      <w:r>
        <w:rPr>
          <w:rFonts w:ascii="Times New Roman" w:hAnsi="Times New Roman" w:cs="Times New Roman"/>
          <w:i/>
          <w:iCs/>
          <w:color w:val="222222"/>
        </w:rPr>
        <w:t>Neurocomputing</w:t>
      </w:r>
      <w:r>
        <w:rPr>
          <w:rFonts w:ascii="Times New Roman" w:hAnsi="Times New Roman" w:cs="Times New Roman"/>
          <w:color w:val="222222"/>
          <w:shd w:val="clear" w:color="auto" w:fill="FFFFFF"/>
        </w:rPr>
        <w:t>, </w:t>
      </w:r>
      <w:r>
        <w:rPr>
          <w:rFonts w:ascii="Times New Roman" w:hAnsi="Times New Roman" w:cs="Times New Roman"/>
          <w:i/>
          <w:iCs/>
          <w:color w:val="222222"/>
        </w:rPr>
        <w:t>184</w:t>
      </w:r>
      <w:r>
        <w:rPr>
          <w:rFonts w:ascii="Times New Roman" w:hAnsi="Times New Roman" w:cs="Times New Roman"/>
          <w:color w:val="222222"/>
          <w:shd w:val="clear" w:color="auto" w:fill="FFFFFF"/>
        </w:rPr>
        <w:t>, 131-144.</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Chen, T., Xu, R., He, Y., &amp; Wang, X. (2017). Improving sentiment analysis via sentence type classification using BiLSTM-CRF and CNN. </w:t>
      </w:r>
      <w:r>
        <w:rPr>
          <w:rFonts w:ascii="Times New Roman" w:hAnsi="Times New Roman" w:cs="Times New Roman"/>
          <w:i/>
          <w:iCs/>
          <w:color w:val="222222"/>
        </w:rPr>
        <w:t>Expert Systems with Applications</w:t>
      </w:r>
      <w:r>
        <w:rPr>
          <w:rFonts w:ascii="Times New Roman" w:hAnsi="Times New Roman" w:cs="Times New Roman"/>
          <w:color w:val="222222"/>
          <w:shd w:val="clear" w:color="auto" w:fill="FFFFFF"/>
        </w:rPr>
        <w:t>, </w:t>
      </w:r>
      <w:r>
        <w:rPr>
          <w:rFonts w:ascii="Times New Roman" w:hAnsi="Times New Roman" w:cs="Times New Roman"/>
          <w:i/>
          <w:iCs/>
          <w:color w:val="222222"/>
        </w:rPr>
        <w:t>72</w:t>
      </w:r>
      <w:r>
        <w:rPr>
          <w:rFonts w:ascii="Times New Roman" w:hAnsi="Times New Roman" w:cs="Times New Roman"/>
          <w:color w:val="222222"/>
          <w:shd w:val="clear" w:color="auto" w:fill="FFFFFF"/>
        </w:rPr>
        <w:t>, 221-230.</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Cortes, C., &amp; Vapnik, V. (1995). Support-vector networks. </w:t>
      </w:r>
      <w:r>
        <w:rPr>
          <w:rFonts w:ascii="Times New Roman" w:hAnsi="Times New Roman" w:cs="Times New Roman"/>
          <w:i/>
          <w:iCs/>
          <w:color w:val="222222"/>
        </w:rPr>
        <w:t>Machine learning</w:t>
      </w:r>
      <w:r>
        <w:rPr>
          <w:rFonts w:ascii="Times New Roman" w:hAnsi="Times New Roman" w:cs="Times New Roman"/>
          <w:color w:val="222222"/>
          <w:shd w:val="clear" w:color="auto" w:fill="FFFFFF"/>
        </w:rPr>
        <w:t>, </w:t>
      </w:r>
      <w:r>
        <w:rPr>
          <w:rFonts w:ascii="Times New Roman" w:hAnsi="Times New Roman" w:cs="Times New Roman"/>
          <w:i/>
          <w:iCs/>
          <w:color w:val="222222"/>
        </w:rPr>
        <w:t>20</w:t>
      </w:r>
      <w:r>
        <w:rPr>
          <w:rFonts w:ascii="Times New Roman" w:hAnsi="Times New Roman" w:cs="Times New Roman"/>
          <w:color w:val="222222"/>
          <w:shd w:val="clear" w:color="auto" w:fill="FFFFFF"/>
        </w:rPr>
        <w:t>(3), 273-297.</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Ding, S., Xu, X., &amp; Nie, R. (2014). Extreme learning machine and its applications. </w:t>
      </w:r>
      <w:r>
        <w:rPr>
          <w:rFonts w:ascii="Times New Roman" w:hAnsi="Times New Roman" w:cs="Times New Roman"/>
          <w:i/>
          <w:iCs/>
          <w:color w:val="222222"/>
        </w:rPr>
        <w:t>Neural Computing and Applications</w:t>
      </w:r>
      <w:r>
        <w:rPr>
          <w:rFonts w:ascii="Times New Roman" w:hAnsi="Times New Roman" w:cs="Times New Roman"/>
          <w:color w:val="222222"/>
          <w:shd w:val="clear" w:color="auto" w:fill="FFFFFF"/>
        </w:rPr>
        <w:t>, </w:t>
      </w:r>
      <w:r>
        <w:rPr>
          <w:rFonts w:ascii="Times New Roman" w:hAnsi="Times New Roman" w:cs="Times New Roman"/>
          <w:i/>
          <w:iCs/>
          <w:color w:val="222222"/>
        </w:rPr>
        <w:t>25</w:t>
      </w:r>
      <w:r>
        <w:rPr>
          <w:rFonts w:ascii="Times New Roman" w:hAnsi="Times New Roman" w:cs="Times New Roman"/>
          <w:color w:val="222222"/>
          <w:shd w:val="clear" w:color="auto" w:fill="FFFFFF"/>
        </w:rPr>
        <w:t>(3), 549-556.</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Ding, S., Zhao, H., Zhang, Y., Xu, X., &amp; Nie, R. (2015). Extreme learning machine: algorithm, theory and applications. </w:t>
      </w:r>
      <w:r>
        <w:rPr>
          <w:rFonts w:ascii="Times New Roman" w:hAnsi="Times New Roman" w:cs="Times New Roman"/>
          <w:i/>
          <w:iCs/>
          <w:color w:val="222222"/>
        </w:rPr>
        <w:t>Artificial Intelligence Review</w:t>
      </w:r>
      <w:r>
        <w:rPr>
          <w:rFonts w:ascii="Times New Roman" w:hAnsi="Times New Roman" w:cs="Times New Roman"/>
          <w:color w:val="222222"/>
          <w:shd w:val="clear" w:color="auto" w:fill="FFFFFF"/>
        </w:rPr>
        <w:t>, </w:t>
      </w:r>
      <w:r>
        <w:rPr>
          <w:rFonts w:ascii="Times New Roman" w:hAnsi="Times New Roman" w:cs="Times New Roman"/>
          <w:i/>
          <w:iCs/>
          <w:color w:val="222222"/>
        </w:rPr>
        <w:t>44</w:t>
      </w:r>
      <w:r>
        <w:rPr>
          <w:rFonts w:ascii="Times New Roman" w:hAnsi="Times New Roman" w:cs="Times New Roman"/>
          <w:color w:val="222222"/>
          <w:shd w:val="clear" w:color="auto" w:fill="FFFFFF"/>
        </w:rPr>
        <w:t>(1), 103-115.</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Ding, X., Liu, J., Yang, F., &amp; Cao, J. (2021). Random radial basis function kernel-based support vector machine. </w:t>
      </w:r>
      <w:r>
        <w:rPr>
          <w:rFonts w:ascii="Times New Roman" w:hAnsi="Times New Roman" w:cs="Times New Roman"/>
          <w:i/>
          <w:iCs/>
          <w:color w:val="222222"/>
        </w:rPr>
        <w:t>Journal of the Franklin Institute</w:t>
      </w:r>
      <w:r>
        <w:rPr>
          <w:rFonts w:ascii="Times New Roman" w:hAnsi="Times New Roman" w:cs="Times New Roman"/>
          <w:color w:val="222222"/>
          <w:shd w:val="clear" w:color="auto" w:fill="FFFFFF"/>
        </w:rPr>
        <w:t>, </w:t>
      </w:r>
      <w:r>
        <w:rPr>
          <w:rFonts w:ascii="Times New Roman" w:hAnsi="Times New Roman" w:cs="Times New Roman"/>
          <w:i/>
          <w:iCs/>
          <w:color w:val="222222"/>
        </w:rPr>
        <w:t>358</w:t>
      </w:r>
      <w:r>
        <w:rPr>
          <w:rFonts w:ascii="Times New Roman" w:hAnsi="Times New Roman" w:cs="Times New Roman"/>
          <w:color w:val="222222"/>
          <w:shd w:val="clear" w:color="auto" w:fill="FFFFFF"/>
        </w:rPr>
        <w:t>(18), 10121-10140.</w:t>
      </w:r>
    </w:p>
    <w:p>
      <w:pPr>
        <w:pStyle w:val="4"/>
        <w:spacing w:line="348" w:lineRule="exact"/>
        <w:ind w:left="420" w:hanging="420" w:hangingChars="200"/>
        <w:rPr>
          <w:rFonts w:ascii="Times New Roman" w:hAnsi="Times New Roman" w:eastAsia="PMingLiU" w:cs="Times New Roman"/>
          <w:color w:val="222222"/>
          <w:kern w:val="0"/>
          <w:shd w:val="clear" w:color="auto" w:fill="FFFFFF"/>
        </w:rPr>
      </w:pPr>
      <w:r>
        <w:rPr>
          <w:rFonts w:ascii="Times New Roman" w:hAnsi="Times New Roman" w:eastAsia="PMingLiU" w:cs="Times New Roman"/>
          <w:color w:val="222222"/>
          <w:kern w:val="0"/>
          <w:shd w:val="clear" w:color="auto" w:fill="FFFFFF"/>
        </w:rPr>
        <w:t>Hameed, Z., &amp; Garcia-Zapirain, B. (2020). Sentiment classification using a single-layered BiLSTM model. </w:t>
      </w:r>
      <w:r>
        <w:rPr>
          <w:rFonts w:ascii="Times New Roman" w:hAnsi="Times New Roman" w:eastAsia="PMingLiU" w:cs="Times New Roman"/>
          <w:i/>
          <w:iCs/>
          <w:color w:val="222222"/>
          <w:kern w:val="0"/>
        </w:rPr>
        <w:t>IEEE Access</w:t>
      </w:r>
      <w:r>
        <w:rPr>
          <w:rFonts w:ascii="Times New Roman" w:hAnsi="Times New Roman" w:eastAsia="PMingLiU" w:cs="Times New Roman"/>
          <w:color w:val="222222"/>
          <w:kern w:val="0"/>
          <w:shd w:val="clear" w:color="auto" w:fill="FFFFFF"/>
        </w:rPr>
        <w:t>, </w:t>
      </w:r>
      <w:r>
        <w:rPr>
          <w:rFonts w:ascii="Times New Roman" w:hAnsi="Times New Roman" w:eastAsia="PMingLiU" w:cs="Times New Roman"/>
          <w:i/>
          <w:iCs/>
          <w:color w:val="222222"/>
          <w:kern w:val="0"/>
        </w:rPr>
        <w:t>8</w:t>
      </w:r>
      <w:r>
        <w:rPr>
          <w:rFonts w:ascii="Times New Roman" w:hAnsi="Times New Roman" w:eastAsia="PMingLiU" w:cs="Times New Roman"/>
          <w:color w:val="222222"/>
          <w:kern w:val="0"/>
          <w:shd w:val="clear" w:color="auto" w:fill="FFFFFF"/>
        </w:rPr>
        <w:t>, 73992-74001.</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Henríquez, J., &amp; Kristjanpoller, W. (2019). A combined Independent Component Analysis–Neural Network model for forecasting exchange rate variation. Applied Soft Computing, 83, 105654.</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Hochreiter, S., &amp; Schmidhuber, J. (1997). Long short-term memory. </w:t>
      </w:r>
      <w:r>
        <w:rPr>
          <w:rFonts w:ascii="Times New Roman" w:hAnsi="Times New Roman" w:cs="Times New Roman"/>
          <w:i/>
          <w:iCs/>
          <w:color w:val="222222"/>
        </w:rPr>
        <w:t>Neural computation</w:t>
      </w:r>
      <w:r>
        <w:rPr>
          <w:rFonts w:ascii="Times New Roman" w:hAnsi="Times New Roman" w:cs="Times New Roman"/>
          <w:color w:val="222222"/>
          <w:shd w:val="clear" w:color="auto" w:fill="FFFFFF"/>
        </w:rPr>
        <w:t>, </w:t>
      </w:r>
      <w:r>
        <w:rPr>
          <w:rFonts w:ascii="Times New Roman" w:hAnsi="Times New Roman" w:cs="Times New Roman"/>
          <w:i/>
          <w:iCs/>
          <w:color w:val="222222"/>
        </w:rPr>
        <w:t>9</w:t>
      </w:r>
      <w:r>
        <w:rPr>
          <w:rFonts w:ascii="Times New Roman" w:hAnsi="Times New Roman" w:cs="Times New Roman"/>
          <w:color w:val="222222"/>
          <w:shd w:val="clear" w:color="auto" w:fill="FFFFFF"/>
        </w:rPr>
        <w:t>(8), 1735-1780.</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Huang, G. B., Zhu, Q. Y., &amp; Siew, C. K. (2006). Extreme learning machine: theory and applications. </w:t>
      </w:r>
      <w:r>
        <w:rPr>
          <w:rFonts w:ascii="Times New Roman" w:hAnsi="Times New Roman" w:cs="Times New Roman"/>
          <w:i/>
          <w:iCs/>
          <w:color w:val="222222"/>
        </w:rPr>
        <w:t>Neurocomputing</w:t>
      </w:r>
      <w:r>
        <w:rPr>
          <w:rFonts w:ascii="Times New Roman" w:hAnsi="Times New Roman" w:cs="Times New Roman"/>
          <w:color w:val="222222"/>
          <w:shd w:val="clear" w:color="auto" w:fill="FFFFFF"/>
        </w:rPr>
        <w:t>, </w:t>
      </w:r>
      <w:r>
        <w:rPr>
          <w:rFonts w:ascii="Times New Roman" w:hAnsi="Times New Roman" w:cs="Times New Roman"/>
          <w:i/>
          <w:iCs/>
          <w:color w:val="222222"/>
        </w:rPr>
        <w:t>70</w:t>
      </w:r>
      <w:r>
        <w:rPr>
          <w:rFonts w:ascii="Times New Roman" w:hAnsi="Times New Roman" w:cs="Times New Roman"/>
          <w:color w:val="222222"/>
          <w:shd w:val="clear" w:color="auto" w:fill="FFFFFF"/>
        </w:rPr>
        <w:t>(1-3), 489-501.</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Iosifidis, A., Tefas, A., &amp; Pitas, I. (2015). On the kernel extreme learning machine classifier. </w:t>
      </w:r>
      <w:r>
        <w:rPr>
          <w:rFonts w:ascii="Times New Roman" w:hAnsi="Times New Roman" w:cs="Times New Roman"/>
          <w:i/>
          <w:iCs/>
          <w:color w:val="222222"/>
        </w:rPr>
        <w:t>Pattern Recognition Letters</w:t>
      </w:r>
      <w:r>
        <w:rPr>
          <w:rFonts w:ascii="Times New Roman" w:hAnsi="Times New Roman" w:cs="Times New Roman"/>
          <w:color w:val="222222"/>
          <w:shd w:val="clear" w:color="auto" w:fill="FFFFFF"/>
        </w:rPr>
        <w:t>, </w:t>
      </w:r>
      <w:r>
        <w:rPr>
          <w:rFonts w:ascii="Times New Roman" w:hAnsi="Times New Roman" w:cs="Times New Roman"/>
          <w:i/>
          <w:iCs/>
          <w:color w:val="222222"/>
        </w:rPr>
        <w:t>54</w:t>
      </w:r>
      <w:r>
        <w:rPr>
          <w:rFonts w:ascii="Times New Roman" w:hAnsi="Times New Roman" w:cs="Times New Roman"/>
          <w:color w:val="222222"/>
          <w:shd w:val="clear" w:color="auto" w:fill="FFFFFF"/>
        </w:rPr>
        <w:t>, 11-17.</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 xml:space="preserve">Islam, M. S., &amp; Hossain, E. (2020). Foreign exchange currency rate prediction using a GRU-LSTM hybrid network. Soft Computing Letters, 100009. </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Jain, A., &amp; Biswal, P. C. (2016). Dynamic linkages among oil price, gold price, exchange rate, and the stock market in India. Resources Policy, 49, 179-185.</w:t>
      </w:r>
    </w:p>
    <w:p>
      <w:pPr>
        <w:pStyle w:val="4"/>
        <w:spacing w:line="348" w:lineRule="exact"/>
        <w:ind w:left="420" w:hanging="420" w:hangingChars="200"/>
        <w:rPr>
          <w:rFonts w:ascii="Times New Roman" w:hAnsi="Times New Roman" w:cs="Times New Roman"/>
        </w:rPr>
      </w:pPr>
      <w:r>
        <w:rPr>
          <w:rFonts w:ascii="Times New Roman" w:hAnsi="Times New Roman" w:cs="Times New Roman"/>
        </w:rPr>
        <w:t xml:space="preserve">Kim, Y., &amp; Park, C. (2020). Are exchange rates disconnected from macroeconomic variables? Evidence from the factor approach. Empirical Economics, 58(4), 1713-1747. </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Liu, X., Wang, L., Huang, G. B., Zhang, J., &amp; Yin, J. (2015). Multiple kernel extreme learning machine. </w:t>
      </w:r>
      <w:r>
        <w:rPr>
          <w:rFonts w:ascii="Times New Roman" w:hAnsi="Times New Roman" w:cs="Times New Roman"/>
          <w:i/>
          <w:iCs/>
          <w:color w:val="222222"/>
        </w:rPr>
        <w:t>Neurocomputing</w:t>
      </w:r>
      <w:r>
        <w:rPr>
          <w:rFonts w:ascii="Times New Roman" w:hAnsi="Times New Roman" w:cs="Times New Roman"/>
          <w:color w:val="222222"/>
          <w:shd w:val="clear" w:color="auto" w:fill="FFFFFF"/>
        </w:rPr>
        <w:t>, </w:t>
      </w:r>
      <w:r>
        <w:rPr>
          <w:rFonts w:ascii="Times New Roman" w:hAnsi="Times New Roman" w:cs="Times New Roman"/>
          <w:i/>
          <w:iCs/>
          <w:color w:val="222222"/>
        </w:rPr>
        <w:t>149</w:t>
      </w:r>
      <w:r>
        <w:rPr>
          <w:rFonts w:ascii="Times New Roman" w:hAnsi="Times New Roman" w:cs="Times New Roman"/>
          <w:color w:val="222222"/>
          <w:shd w:val="clear" w:color="auto" w:fill="FFFFFF"/>
        </w:rPr>
        <w:t>, 253-264.</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Lu, X., Li, J., Zhou, Y., &amp; Qian, Y. (2017). Cross-correlations between RMB exchange rate and international commodity markets. </w:t>
      </w:r>
      <w:r>
        <w:rPr>
          <w:rFonts w:ascii="Times New Roman" w:hAnsi="Times New Roman" w:eastAsia="宋体" w:cs="Times New Roman"/>
          <w:i/>
          <w:iCs/>
          <w:shd w:val="clear" w:color="auto" w:fill="FFFFFF"/>
        </w:rPr>
        <w:t>Physica A: Statistical Mechanics and its Applications</w:t>
      </w:r>
      <w:r>
        <w:rPr>
          <w:rFonts w:ascii="Times New Roman" w:hAnsi="Times New Roman" w:eastAsia="宋体" w:cs="Times New Roman"/>
          <w:shd w:val="clear" w:color="auto" w:fill="FFFFFF"/>
        </w:rPr>
        <w:t xml:space="preserve">, 486, 168-182. </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Lv, L., Wang, W., Zhang, Z., &amp; Liu, X. (2020). A novel intrusion detection system based on an optimal hybrid kernel extreme learning machine. </w:t>
      </w:r>
      <w:r>
        <w:rPr>
          <w:rFonts w:ascii="Times New Roman" w:hAnsi="Times New Roman" w:cs="Times New Roman"/>
          <w:i/>
          <w:iCs/>
          <w:color w:val="222222"/>
        </w:rPr>
        <w:t>Knowledge-based systems</w:t>
      </w:r>
      <w:r>
        <w:rPr>
          <w:rFonts w:ascii="Times New Roman" w:hAnsi="Times New Roman" w:cs="Times New Roman"/>
          <w:color w:val="222222"/>
          <w:shd w:val="clear" w:color="auto" w:fill="FFFFFF"/>
        </w:rPr>
        <w:t>, </w:t>
      </w:r>
      <w:r>
        <w:rPr>
          <w:rFonts w:ascii="Times New Roman" w:hAnsi="Times New Roman" w:cs="Times New Roman"/>
          <w:i/>
          <w:iCs/>
          <w:color w:val="222222"/>
        </w:rPr>
        <w:t>195</w:t>
      </w:r>
      <w:r>
        <w:rPr>
          <w:rFonts w:ascii="Times New Roman" w:hAnsi="Times New Roman" w:cs="Times New Roman"/>
          <w:color w:val="222222"/>
          <w:shd w:val="clear" w:color="auto" w:fill="FFFFFF"/>
        </w:rPr>
        <w:t>, 105648.</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Madheswaran, M., &amp; Dhas, D. A. S. (2015). Classification of brain MRI images using support vector machine with various Kernels. </w:t>
      </w:r>
      <w:r>
        <w:rPr>
          <w:rFonts w:ascii="Times New Roman" w:hAnsi="Times New Roman" w:cs="Times New Roman"/>
          <w:i/>
          <w:iCs/>
          <w:color w:val="222222"/>
        </w:rPr>
        <w:t>Biomedical Research</w:t>
      </w:r>
      <w:r>
        <w:rPr>
          <w:rFonts w:ascii="Times New Roman" w:hAnsi="Times New Roman" w:cs="Times New Roman"/>
          <w:color w:val="222222"/>
          <w:shd w:val="clear" w:color="auto" w:fill="FFFFFF"/>
        </w:rPr>
        <w:t>, </w:t>
      </w:r>
      <w:r>
        <w:rPr>
          <w:rFonts w:ascii="Times New Roman" w:hAnsi="Times New Roman" w:cs="Times New Roman"/>
          <w:i/>
          <w:iCs/>
          <w:color w:val="222222"/>
        </w:rPr>
        <w:t>26</w:t>
      </w:r>
      <w:r>
        <w:rPr>
          <w:rFonts w:ascii="Times New Roman" w:hAnsi="Times New Roman" w:cs="Times New Roman"/>
          <w:color w:val="222222"/>
          <w:shd w:val="clear" w:color="auto" w:fill="FFFFFF"/>
        </w:rPr>
        <w:t>(3), 505-513.</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Sherstinsky, A. (2020). Fundamentals of recurrent neural network (RNN) and long short-term memory (LSTM) network. </w:t>
      </w:r>
      <w:r>
        <w:rPr>
          <w:rFonts w:ascii="Times New Roman" w:hAnsi="Times New Roman" w:cs="Times New Roman"/>
          <w:i/>
          <w:iCs/>
          <w:color w:val="222222"/>
        </w:rPr>
        <w:t>Physica D: Nonlinear Phenomena</w:t>
      </w:r>
      <w:r>
        <w:rPr>
          <w:rFonts w:ascii="Times New Roman" w:hAnsi="Times New Roman" w:cs="Times New Roman"/>
          <w:color w:val="222222"/>
          <w:shd w:val="clear" w:color="auto" w:fill="FFFFFF"/>
        </w:rPr>
        <w:t>, </w:t>
      </w:r>
      <w:r>
        <w:rPr>
          <w:rFonts w:ascii="Times New Roman" w:hAnsi="Times New Roman" w:cs="Times New Roman"/>
          <w:i/>
          <w:iCs/>
          <w:color w:val="222222"/>
        </w:rPr>
        <w:t>404</w:t>
      </w:r>
      <w:r>
        <w:rPr>
          <w:rFonts w:ascii="Times New Roman" w:hAnsi="Times New Roman" w:cs="Times New Roman"/>
          <w:color w:val="222222"/>
          <w:shd w:val="clear" w:color="auto" w:fill="FFFFFF"/>
        </w:rPr>
        <w:t>, 132306.</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Singhal, S., Choudhary, S., &amp; Biswal, P. C. (2019). Return and volatility linkages among International crude oil price, gold price, exchange rate and stock markets: Evidence from Mexico. Resources Policy, 60, 255-261.</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Smola, A. J., &amp; Schölkopf, B. (2004). A tutorial on support vector regression. </w:t>
      </w:r>
      <w:r>
        <w:rPr>
          <w:rFonts w:ascii="Times New Roman" w:hAnsi="Times New Roman" w:cs="Times New Roman"/>
          <w:i/>
          <w:iCs/>
          <w:color w:val="222222"/>
        </w:rPr>
        <w:t>Statistics and computing</w:t>
      </w:r>
      <w:r>
        <w:rPr>
          <w:rFonts w:ascii="Times New Roman" w:hAnsi="Times New Roman" w:cs="Times New Roman"/>
          <w:color w:val="222222"/>
          <w:shd w:val="clear" w:color="auto" w:fill="FFFFFF"/>
        </w:rPr>
        <w:t>, </w:t>
      </w:r>
      <w:r>
        <w:rPr>
          <w:rFonts w:ascii="Times New Roman" w:hAnsi="Times New Roman" w:cs="Times New Roman"/>
          <w:i/>
          <w:iCs/>
          <w:color w:val="222222"/>
        </w:rPr>
        <w:t>14</w:t>
      </w:r>
      <w:r>
        <w:rPr>
          <w:rFonts w:ascii="Times New Roman" w:hAnsi="Times New Roman" w:cs="Times New Roman"/>
          <w:color w:val="222222"/>
          <w:shd w:val="clear" w:color="auto" w:fill="FFFFFF"/>
        </w:rPr>
        <w:t>(3), 199-222.</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Sujit, K. S., &amp; Kumar, B. R. (2011). Study on the dynamic relationship among gold price, oil price, exchange rate and stock market returns. International journal of applied business and economic research, 9(2), 145-165.</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Tibshirani, R. (1996). Regression shrinkage and selection via the lasso. </w:t>
      </w:r>
      <w:r>
        <w:rPr>
          <w:rFonts w:ascii="Times New Roman" w:hAnsi="Times New Roman" w:cs="Times New Roman"/>
          <w:i/>
          <w:iCs/>
          <w:color w:val="222222"/>
        </w:rPr>
        <w:t>Journal of the Royal Statistical Society: Series B (Methodological)</w:t>
      </w:r>
      <w:r>
        <w:rPr>
          <w:rFonts w:ascii="Times New Roman" w:hAnsi="Times New Roman" w:cs="Times New Roman"/>
          <w:color w:val="222222"/>
          <w:shd w:val="clear" w:color="auto" w:fill="FFFFFF"/>
        </w:rPr>
        <w:t>, </w:t>
      </w:r>
      <w:r>
        <w:rPr>
          <w:rFonts w:ascii="Times New Roman" w:hAnsi="Times New Roman" w:cs="Times New Roman"/>
          <w:i/>
          <w:iCs/>
          <w:color w:val="222222"/>
        </w:rPr>
        <w:t>58</w:t>
      </w:r>
      <w:r>
        <w:rPr>
          <w:rFonts w:ascii="Times New Roman" w:hAnsi="Times New Roman" w:cs="Times New Roman"/>
          <w:color w:val="222222"/>
          <w:shd w:val="clear" w:color="auto" w:fill="FFFFFF"/>
        </w:rPr>
        <w:t>(1), 267-288.</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Tibshirani, R. (1997). The lasso method for variable selection in the Cox model. </w:t>
      </w:r>
      <w:r>
        <w:rPr>
          <w:rFonts w:ascii="Times New Roman" w:hAnsi="Times New Roman" w:cs="Times New Roman"/>
          <w:i/>
          <w:iCs/>
          <w:color w:val="222222"/>
        </w:rPr>
        <w:t>Statistics in medicine</w:t>
      </w:r>
      <w:r>
        <w:rPr>
          <w:rFonts w:ascii="Times New Roman" w:hAnsi="Times New Roman" w:cs="Times New Roman"/>
          <w:color w:val="222222"/>
          <w:shd w:val="clear" w:color="auto" w:fill="FFFFFF"/>
        </w:rPr>
        <w:t>, </w:t>
      </w:r>
      <w:r>
        <w:rPr>
          <w:rFonts w:ascii="Times New Roman" w:hAnsi="Times New Roman" w:cs="Times New Roman"/>
          <w:i/>
          <w:iCs/>
          <w:color w:val="222222"/>
        </w:rPr>
        <w:t>16</w:t>
      </w:r>
      <w:r>
        <w:rPr>
          <w:rFonts w:ascii="Times New Roman" w:hAnsi="Times New Roman" w:cs="Times New Roman"/>
          <w:color w:val="222222"/>
          <w:shd w:val="clear" w:color="auto" w:fill="FFFFFF"/>
        </w:rPr>
        <w:t>(4), 385-395.</w:t>
      </w:r>
    </w:p>
    <w:p>
      <w:pPr>
        <w:spacing w:line="348" w:lineRule="exact"/>
        <w:ind w:left="420" w:hanging="420" w:hangingChars="200"/>
        <w:rPr>
          <w:rFonts w:ascii="Times New Roman" w:hAnsi="Times New Roman" w:eastAsia="宋体" w:cs="Times New Roman"/>
          <w:shd w:val="clear" w:color="auto" w:fill="FFFFFF"/>
        </w:rPr>
      </w:pPr>
      <w:r>
        <w:rPr>
          <w:rFonts w:ascii="Times New Roman" w:hAnsi="Times New Roman" w:eastAsia="宋体" w:cs="Times New Roman"/>
          <w:shd w:val="clear" w:color="auto" w:fill="FFFFFF"/>
        </w:rPr>
        <w:t xml:space="preserve">Wei, Y., Sun, S., Lai, K. K., &amp; Abbas, G. (2018). A KELM-Based Ensemble Learning Approach for Exchange Rate Forecasting. Journal of Systems Science and Information, 6(4), 289-301. </w:t>
      </w:r>
    </w:p>
    <w:p>
      <w:pPr>
        <w:spacing w:line="348" w:lineRule="exact"/>
        <w:ind w:left="420" w:hanging="420" w:hangingChars="20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Wu, C. H., Ho, J. M., &amp; Lee, D. T. (2004). Travel-time prediction with support vector regression. </w:t>
      </w:r>
      <w:r>
        <w:rPr>
          <w:rFonts w:ascii="Times New Roman" w:hAnsi="Times New Roman" w:cs="Times New Roman"/>
          <w:i/>
          <w:iCs/>
          <w:color w:val="222222"/>
        </w:rPr>
        <w:t>IEEE transactions on intelligent transportation systems</w:t>
      </w:r>
      <w:r>
        <w:rPr>
          <w:rFonts w:ascii="Times New Roman" w:hAnsi="Times New Roman" w:cs="Times New Roman"/>
          <w:color w:val="222222"/>
          <w:shd w:val="clear" w:color="auto" w:fill="FFFFFF"/>
        </w:rPr>
        <w:t>, </w:t>
      </w:r>
      <w:r>
        <w:rPr>
          <w:rFonts w:ascii="Times New Roman" w:hAnsi="Times New Roman" w:cs="Times New Roman"/>
          <w:i/>
          <w:iCs/>
          <w:color w:val="222222"/>
        </w:rPr>
        <w:t>5</w:t>
      </w:r>
      <w:r>
        <w:rPr>
          <w:rFonts w:ascii="Times New Roman" w:hAnsi="Times New Roman" w:cs="Times New Roman"/>
          <w:color w:val="222222"/>
          <w:shd w:val="clear" w:color="auto" w:fill="FFFFFF"/>
        </w:rPr>
        <w:t>(4), 276-281.</w:t>
      </w:r>
    </w:p>
    <w:p>
      <w:pPr>
        <w:pStyle w:val="4"/>
        <w:spacing w:line="348" w:lineRule="exact"/>
        <w:ind w:left="420" w:hanging="420" w:hangingChars="200"/>
        <w:rPr>
          <w:rFonts w:ascii="Times New Roman" w:hAnsi="Times New Roman" w:eastAsia="宋体" w:cs="Times New Roman"/>
          <w:b/>
          <w:bCs/>
          <w:color w:val="0E101A"/>
          <w:sz w:val="28"/>
          <w:szCs w:val="28"/>
        </w:rPr>
      </w:pPr>
      <w:r>
        <w:rPr>
          <w:rFonts w:ascii="Times New Roman" w:hAnsi="Times New Roman" w:eastAsia="PMingLiU" w:cs="Times New Roman"/>
          <w:color w:val="222222"/>
          <w:kern w:val="0"/>
          <w:shd w:val="clear" w:color="auto" w:fill="FFFFFF"/>
        </w:rPr>
        <w:t>Zhang, Y., Wang, J., &amp; Zhang, X. (2018, June). Ynu-hpcc at semeval-2018 task 1: Bilstm with attention based sentiment analysis for affect in tweets. In </w:t>
      </w:r>
      <w:r>
        <w:rPr>
          <w:rFonts w:ascii="Times New Roman" w:hAnsi="Times New Roman" w:eastAsia="PMingLiU" w:cs="Times New Roman"/>
          <w:i/>
          <w:iCs/>
          <w:color w:val="222222"/>
          <w:kern w:val="0"/>
        </w:rPr>
        <w:t>Proceedings of The 12th International Workshop on Semantic Evaluation</w:t>
      </w:r>
      <w:r>
        <w:rPr>
          <w:rFonts w:ascii="Times New Roman" w:hAnsi="Times New Roman" w:eastAsia="PMingLiU" w:cs="Times New Roman"/>
          <w:color w:val="222222"/>
          <w:kern w:val="0"/>
          <w:shd w:val="clear" w:color="auto" w:fill="FFFFFF"/>
        </w:rPr>
        <w:t> (pp. 273-278).</w:t>
      </w:r>
      <w:r>
        <w:rPr>
          <w:rFonts w:ascii="Times New Roman" w:hAnsi="Times New Roman" w:eastAsia="宋体"/>
          <w:b/>
          <w:bCs/>
          <w:color w:val="0E101A"/>
          <w:sz w:val="28"/>
          <w:szCs w:val="28"/>
        </w:rPr>
        <w:br w:type="page"/>
      </w:r>
    </w:p>
    <w:p>
      <w:pPr>
        <w:pStyle w:val="7"/>
        <w:spacing w:before="312" w:beforeLines="100" w:beforeAutospacing="0" w:afterAutospacing="0" w:line="360" w:lineRule="auto"/>
        <w:outlineLvl w:val="0"/>
        <w:rPr>
          <w:rFonts w:ascii="Times New Roman" w:hAnsi="Times New Roman" w:eastAsia="宋体"/>
          <w:b/>
          <w:bCs/>
          <w:color w:val="0E101A"/>
          <w:sz w:val="28"/>
          <w:szCs w:val="28"/>
        </w:rPr>
      </w:pPr>
      <w:bookmarkStart w:id="13" w:name="_Toc114151821"/>
      <w:r>
        <w:rPr>
          <w:rFonts w:ascii="Times New Roman" w:hAnsi="Times New Roman" w:eastAsia="宋体"/>
          <w:b/>
          <w:bCs/>
          <w:color w:val="0E101A"/>
          <w:sz w:val="28"/>
          <w:szCs w:val="28"/>
        </w:rPr>
        <w:t>Acknowledgement</w:t>
      </w:r>
      <w:bookmarkEnd w:id="13"/>
    </w:p>
    <w:p>
      <w:pPr>
        <w:pStyle w:val="13"/>
        <w:numPr>
          <w:ilvl w:val="0"/>
          <w:numId w:val="3"/>
        </w:numPr>
        <w:spacing w:line="360" w:lineRule="auto"/>
        <w:ind w:left="420" w:leftChars="0" w:hanging="420"/>
        <w:rPr>
          <w:rFonts w:ascii="Times New Roman" w:hAnsi="Times New Roman" w:eastAsia="宋体" w:cs="Times New Roman"/>
          <w:b/>
          <w:bCs/>
          <w:sz w:val="24"/>
        </w:rPr>
      </w:pPr>
      <w:r>
        <w:rPr>
          <w:rFonts w:ascii="Times New Roman" w:hAnsi="Times New Roman" w:eastAsia="宋体" w:cs="Times New Roman"/>
          <w:b/>
          <w:bCs/>
          <w:sz w:val="24"/>
        </w:rPr>
        <w:t>论文的选题来源、研究背景</w:t>
      </w:r>
    </w:p>
    <w:p>
      <w:pPr>
        <w:spacing w:line="360" w:lineRule="auto"/>
        <w:rPr>
          <w:rFonts w:ascii="Times New Roman" w:hAnsi="Times New Roman" w:eastAsia="宋体" w:cs="Times New Roman"/>
          <w:sz w:val="24"/>
        </w:rPr>
      </w:pPr>
      <w:r>
        <w:rPr>
          <w:rFonts w:ascii="Times New Roman" w:hAnsi="Times New Roman" w:eastAsia="宋体" w:cs="Times New Roman"/>
          <w:sz w:val="24"/>
        </w:rPr>
        <w:t>The news from The Economists provides us a window to learn more thoroughly what is happening worldwide. We are usually amazed by the critical analysis: double-sworded effects brought by the increasing interest rate, possible approaches to get through the winter without wrecking Europe’s electricity market, and the precise correlation between an increase in gas prices and the drop in consumption. For this time, not only do we want to perceive information from professional researchers, but we also want to take a further step, trying to be an analyst by raising our own methodology. Inspired by our instructor, the foreign exchange rate becomes our research object.</w:t>
      </w:r>
    </w:p>
    <w:p>
      <w:pPr>
        <w:spacing w:line="360" w:lineRule="auto"/>
        <w:rPr>
          <w:rFonts w:ascii="Times New Roman" w:hAnsi="Times New Roman" w:eastAsia="宋体" w:cs="Times New Roman"/>
          <w:sz w:val="24"/>
        </w:rPr>
      </w:pPr>
    </w:p>
    <w:p>
      <w:pPr>
        <w:pStyle w:val="13"/>
        <w:numPr>
          <w:ilvl w:val="0"/>
          <w:numId w:val="3"/>
        </w:numPr>
        <w:spacing w:line="360" w:lineRule="auto"/>
        <w:ind w:left="420" w:leftChars="0" w:hanging="420"/>
        <w:rPr>
          <w:rFonts w:ascii="Times New Roman" w:hAnsi="Times New Roman" w:eastAsia="宋体" w:cs="Times New Roman"/>
          <w:b/>
          <w:bCs/>
          <w:sz w:val="24"/>
        </w:rPr>
      </w:pPr>
      <w:r>
        <w:rPr>
          <w:rFonts w:ascii="Times New Roman" w:hAnsi="Times New Roman" w:eastAsia="宋体" w:cs="Times New Roman"/>
          <w:b/>
          <w:bCs/>
          <w:sz w:val="24"/>
        </w:rPr>
        <w:t>每一个队员在论文撰写中承担的工作以及贡献</w:t>
      </w:r>
    </w:p>
    <w:p>
      <w:pPr>
        <w:spacing w:line="360" w:lineRule="auto"/>
        <w:rPr>
          <w:rFonts w:ascii="Times New Roman" w:hAnsi="Times New Roman" w:eastAsia="宋体" w:cs="Times New Roman"/>
          <w:sz w:val="24"/>
        </w:rPr>
      </w:pPr>
      <w:r>
        <w:rPr>
          <w:rFonts w:ascii="Times New Roman" w:hAnsi="Times New Roman" w:eastAsia="宋体" w:cs="Times New Roman"/>
          <w:sz w:val="24"/>
        </w:rPr>
        <w:t>In our team, Siyuan Liu is responsible for providing overall idea, constructing 6 models, writ</w:t>
      </w:r>
      <w:r>
        <w:rPr>
          <w:rFonts w:hint="eastAsia" w:ascii="Times New Roman" w:hAnsi="Times New Roman" w:eastAsia="宋体" w:cs="Times New Roman"/>
          <w:sz w:val="24"/>
        </w:rPr>
        <w:t>ing</w:t>
      </w:r>
      <w:r>
        <w:rPr>
          <w:rFonts w:ascii="Times New Roman" w:hAnsi="Times New Roman" w:eastAsia="宋体" w:cs="Times New Roman"/>
          <w:sz w:val="24"/>
        </w:rPr>
        <w:t xml:space="preserve"> the methodology part of the essay, and find</w:t>
      </w:r>
      <w:r>
        <w:rPr>
          <w:rFonts w:hint="eastAsia" w:ascii="Times New Roman" w:hAnsi="Times New Roman" w:eastAsia="宋体" w:cs="Times New Roman"/>
          <w:sz w:val="24"/>
        </w:rPr>
        <w:t>ing</w:t>
      </w:r>
      <w:r>
        <w:rPr>
          <w:rFonts w:ascii="Times New Roman" w:hAnsi="Times New Roman" w:eastAsia="宋体" w:cs="Times New Roman"/>
          <w:sz w:val="24"/>
        </w:rPr>
        <w:t xml:space="preserve"> initial variables. Qiqian Huang is responsible for providing the overall idea, providing economical interpretations for the result, writ</w:t>
      </w:r>
      <w:r>
        <w:rPr>
          <w:rFonts w:hint="eastAsia" w:ascii="Times New Roman" w:hAnsi="Times New Roman" w:eastAsia="宋体" w:cs="Times New Roman"/>
          <w:sz w:val="24"/>
        </w:rPr>
        <w:t>ing</w:t>
      </w:r>
      <w:r>
        <w:rPr>
          <w:rFonts w:ascii="Times New Roman" w:hAnsi="Times New Roman" w:eastAsia="宋体" w:cs="Times New Roman"/>
          <w:sz w:val="24"/>
        </w:rPr>
        <w:t xml:space="preserve"> introduction and literature review. </w:t>
      </w:r>
    </w:p>
    <w:p>
      <w:pPr>
        <w:spacing w:line="360" w:lineRule="auto"/>
        <w:rPr>
          <w:rFonts w:ascii="Times New Roman" w:hAnsi="Times New Roman" w:eastAsia="宋体" w:cs="Times New Roman"/>
          <w:sz w:val="24"/>
        </w:rPr>
      </w:pPr>
    </w:p>
    <w:p>
      <w:pPr>
        <w:pStyle w:val="13"/>
        <w:numPr>
          <w:ilvl w:val="0"/>
          <w:numId w:val="3"/>
        </w:numPr>
        <w:spacing w:line="360" w:lineRule="auto"/>
        <w:ind w:left="420" w:leftChars="0" w:hanging="420"/>
        <w:rPr>
          <w:rFonts w:ascii="Times New Roman" w:hAnsi="Times New Roman" w:eastAsia="宋体" w:cs="Times New Roman"/>
          <w:b/>
          <w:bCs/>
          <w:sz w:val="24"/>
        </w:rPr>
      </w:pPr>
      <w:r>
        <w:rPr>
          <w:rFonts w:ascii="Times New Roman" w:hAnsi="Times New Roman" w:eastAsia="宋体" w:cs="Times New Roman"/>
          <w:b/>
          <w:bCs/>
          <w:sz w:val="24"/>
        </w:rPr>
        <w:t>指导老师与学生的关系，在论文写作过程中所起的作用，及指导是否有偿</w:t>
      </w:r>
    </w:p>
    <w:p>
      <w:pPr>
        <w:spacing w:line="360" w:lineRule="auto"/>
        <w:rPr>
          <w:rFonts w:ascii="Times New Roman" w:hAnsi="Times New Roman" w:eastAsia="宋体" w:cs="Times New Roman"/>
          <w:sz w:val="24"/>
        </w:rPr>
      </w:pPr>
      <w:r>
        <w:rPr>
          <w:rFonts w:ascii="Times New Roman" w:hAnsi="Times New Roman" w:eastAsia="宋体" w:cs="Times New Roman"/>
          <w:sz w:val="24"/>
        </w:rPr>
        <w:t>We would like to thank Yunjie Wei for providing many academic guidance and advices for our work. Her guidance is unpaid, and her effort and patience sincerely affecting us. Only because of her, we made this work possible.</w:t>
      </w:r>
    </w:p>
    <w:p>
      <w:pPr>
        <w:spacing w:line="360" w:lineRule="auto"/>
        <w:rPr>
          <w:rFonts w:ascii="Times New Roman" w:hAnsi="Times New Roman" w:eastAsia="宋体" w:cs="Times New Roman"/>
          <w:sz w:val="24"/>
        </w:rPr>
      </w:pPr>
    </w:p>
    <w:p>
      <w:pPr>
        <w:pStyle w:val="13"/>
        <w:numPr>
          <w:ilvl w:val="0"/>
          <w:numId w:val="3"/>
        </w:numPr>
        <w:spacing w:line="360" w:lineRule="auto"/>
        <w:ind w:left="420" w:leftChars="0" w:hanging="420"/>
        <w:rPr>
          <w:rFonts w:ascii="Times New Roman" w:hAnsi="Times New Roman" w:eastAsia="宋体" w:cs="Times New Roman"/>
          <w:b/>
          <w:bCs/>
          <w:sz w:val="24"/>
        </w:rPr>
      </w:pPr>
      <w:r>
        <w:rPr>
          <w:rFonts w:ascii="Times New Roman" w:hAnsi="Times New Roman" w:eastAsia="宋体" w:cs="Times New Roman"/>
          <w:b/>
          <w:bCs/>
          <w:sz w:val="24"/>
        </w:rPr>
        <w:t>团队成员和指导老师的简历</w:t>
      </w:r>
    </w:p>
    <w:p>
      <w:pPr>
        <w:spacing w:line="360" w:lineRule="auto"/>
        <w:rPr>
          <w:rFonts w:ascii="Times New Roman" w:hAnsi="Times New Roman" w:eastAsia="宋体" w:cs="Times New Roman"/>
          <w:b/>
          <w:bCs/>
          <w:sz w:val="24"/>
        </w:rPr>
      </w:pPr>
      <w:r>
        <w:rPr>
          <w:rFonts w:ascii="Times New Roman" w:hAnsi="Times New Roman" w:eastAsia="宋体" w:cs="Times New Roman"/>
          <w:b/>
          <w:bCs/>
          <w:sz w:val="24"/>
        </w:rPr>
        <w:t>Team member</w:t>
      </w:r>
    </w:p>
    <w:p>
      <w:pPr>
        <w:spacing w:line="360" w:lineRule="auto"/>
        <w:rPr>
          <w:rFonts w:ascii="Times New Roman" w:hAnsi="Times New Roman" w:eastAsia="宋体" w:cs="Times New Roman"/>
          <w:sz w:val="24"/>
        </w:rPr>
      </w:pPr>
      <w:r>
        <w:rPr>
          <w:rFonts w:ascii="Times New Roman" w:hAnsi="Times New Roman" w:eastAsia="宋体" w:cs="Times New Roman"/>
          <w:sz w:val="24"/>
        </w:rPr>
        <w:t xml:space="preserve">Siyuan Liu and Qiqian Huang are two High School grade 11 students from Beijing 101 High School International Department. </w:t>
      </w:r>
    </w:p>
    <w:p>
      <w:pPr>
        <w:spacing w:line="360" w:lineRule="auto"/>
        <w:rPr>
          <w:rFonts w:ascii="Times New Roman" w:hAnsi="Times New Roman" w:eastAsia="宋体" w:cs="Times New Roman"/>
          <w:sz w:val="24"/>
        </w:rPr>
      </w:pPr>
    </w:p>
    <w:p>
      <w:pPr>
        <w:spacing w:line="360" w:lineRule="auto"/>
        <w:rPr>
          <w:rFonts w:ascii="Times New Roman" w:hAnsi="Times New Roman" w:eastAsia="宋体" w:cs="Times New Roman"/>
          <w:b/>
          <w:bCs/>
          <w:sz w:val="24"/>
        </w:rPr>
      </w:pPr>
      <w:r>
        <w:rPr>
          <w:rFonts w:ascii="Times New Roman" w:hAnsi="Times New Roman" w:eastAsia="宋体" w:cs="Times New Roman"/>
          <w:b/>
          <w:bCs/>
          <w:sz w:val="24"/>
        </w:rPr>
        <w:t>Adviser: Yunjie Wei</w:t>
      </w:r>
    </w:p>
    <w:p>
      <w:pPr>
        <w:spacing w:line="400" w:lineRule="exact"/>
        <w:rPr>
          <w:rFonts w:ascii="Times New Roman" w:hAnsi="Times New Roman" w:eastAsia="宋体" w:cs="Times New Roman"/>
          <w:bCs/>
          <w:color w:val="000000"/>
          <w:sz w:val="24"/>
        </w:rPr>
      </w:pPr>
      <w:r>
        <w:rPr>
          <w:rFonts w:ascii="Times New Roman" w:hAnsi="Times New Roman" w:eastAsia="宋体" w:cs="Times New Roman"/>
          <w:bCs/>
          <w:color w:val="000000"/>
          <w:sz w:val="24"/>
        </w:rPr>
        <w:t xml:space="preserve">April 2022 to Now: Associate Professor, Academy of Mathematics </w:t>
      </w:r>
      <w:r>
        <w:rPr>
          <w:rFonts w:hint="eastAsia" w:ascii="Times New Roman" w:hAnsi="Times New Roman" w:eastAsia="宋体" w:cs="Times New Roman"/>
          <w:bCs/>
          <w:color w:val="000000"/>
          <w:sz w:val="24"/>
        </w:rPr>
        <w:t>and</w:t>
      </w:r>
      <w:r>
        <w:rPr>
          <w:rFonts w:ascii="Times New Roman" w:hAnsi="Times New Roman" w:eastAsia="宋体" w:cs="Times New Roman"/>
          <w:bCs/>
          <w:color w:val="000000"/>
          <w:sz w:val="24"/>
        </w:rPr>
        <w:t xml:space="preserve"> Systems Science, Chinese Academy of Sciences </w:t>
      </w:r>
    </w:p>
    <w:p>
      <w:pPr>
        <w:spacing w:line="400" w:lineRule="exact"/>
        <w:rPr>
          <w:rFonts w:ascii="Times New Roman" w:hAnsi="Times New Roman" w:eastAsia="宋体" w:cs="Times New Roman"/>
          <w:color w:val="000000"/>
          <w:sz w:val="24"/>
        </w:rPr>
      </w:pPr>
      <w:r>
        <w:rPr>
          <w:rFonts w:ascii="Times New Roman" w:hAnsi="Times New Roman" w:eastAsia="宋体" w:cs="Times New Roman"/>
          <w:bCs/>
          <w:color w:val="000000"/>
          <w:sz w:val="24"/>
        </w:rPr>
        <w:t xml:space="preserve">July 2017-April 2022: Assistant Professor, </w:t>
      </w:r>
      <w:r>
        <w:rPr>
          <w:rFonts w:ascii="Times New Roman" w:hAnsi="Times New Roman" w:eastAsia="宋体" w:cs="Times New Roman"/>
          <w:color w:val="000000"/>
          <w:sz w:val="24"/>
        </w:rPr>
        <w:t xml:space="preserve">Academy of Mathematics </w:t>
      </w:r>
      <w:r>
        <w:rPr>
          <w:rFonts w:hint="eastAsia" w:ascii="Times New Roman" w:hAnsi="Times New Roman" w:eastAsia="宋体" w:cs="Times New Roman"/>
          <w:color w:val="000000"/>
          <w:sz w:val="24"/>
        </w:rPr>
        <w:t>and</w:t>
      </w:r>
      <w:r>
        <w:rPr>
          <w:rFonts w:ascii="Times New Roman" w:hAnsi="Times New Roman" w:eastAsia="宋体" w:cs="Times New Roman"/>
          <w:color w:val="000000"/>
          <w:sz w:val="24"/>
        </w:rPr>
        <w:t xml:space="preserve"> Systems Science, Chinese Academy of Sciences </w:t>
      </w:r>
    </w:p>
    <w:p>
      <w:pPr>
        <w:spacing w:line="440" w:lineRule="exact"/>
        <w:rPr>
          <w:rFonts w:ascii="Times New Roman" w:hAnsi="Times New Roman" w:eastAsia="宋体" w:cs="Times New Roman"/>
          <w:bCs/>
          <w:color w:val="000000"/>
          <w:sz w:val="24"/>
        </w:rPr>
      </w:pPr>
      <w:r>
        <w:rPr>
          <w:rFonts w:ascii="Times New Roman" w:hAnsi="Times New Roman" w:eastAsia="宋体" w:cs="Times New Roman"/>
          <w:bCs/>
          <w:color w:val="000000"/>
          <w:sz w:val="24"/>
        </w:rPr>
        <w:t xml:space="preserve">2018.08.02-2018.10.01: </w:t>
      </w:r>
      <w:r>
        <w:rPr>
          <w:rFonts w:hint="eastAsia" w:ascii="Times New Roman" w:hAnsi="Times New Roman" w:eastAsia="宋体" w:cs="Times New Roman"/>
          <w:bCs/>
          <w:color w:val="000000"/>
          <w:sz w:val="24"/>
        </w:rPr>
        <w:t>Post</w:t>
      </w:r>
      <w:r>
        <w:rPr>
          <w:rFonts w:ascii="Times New Roman" w:hAnsi="Times New Roman" w:eastAsia="宋体" w:cs="Times New Roman"/>
          <w:bCs/>
          <w:color w:val="000000"/>
          <w:sz w:val="24"/>
        </w:rPr>
        <w:t>doctoral Fellow</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 </w:t>
      </w:r>
      <w:r>
        <w:rPr>
          <w:rFonts w:hint="eastAsia" w:ascii="Times New Roman" w:hAnsi="Times New Roman" w:eastAsia="宋体" w:cs="Times New Roman"/>
          <w:bCs/>
          <w:color w:val="000000"/>
          <w:sz w:val="24"/>
        </w:rPr>
        <w:t>C</w:t>
      </w:r>
      <w:r>
        <w:rPr>
          <w:rFonts w:ascii="Times New Roman" w:hAnsi="Times New Roman" w:eastAsia="宋体" w:cs="Times New Roman"/>
          <w:bCs/>
          <w:color w:val="000000"/>
          <w:sz w:val="24"/>
        </w:rPr>
        <w:t>ity University of Hong Kong</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Department of Information Systems </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Research Fellow)</w:t>
      </w:r>
    </w:p>
    <w:p>
      <w:pPr>
        <w:spacing w:line="440" w:lineRule="exact"/>
        <w:rPr>
          <w:rFonts w:ascii="Times New Roman" w:hAnsi="Times New Roman" w:eastAsia="宋体" w:cs="Times New Roman"/>
          <w:bCs/>
          <w:color w:val="000000"/>
          <w:sz w:val="24"/>
        </w:rPr>
      </w:pPr>
      <w:r>
        <w:rPr>
          <w:rFonts w:ascii="Times New Roman" w:hAnsi="Times New Roman" w:eastAsia="宋体" w:cs="Times New Roman"/>
          <w:bCs/>
          <w:color w:val="000000"/>
          <w:sz w:val="24"/>
        </w:rPr>
        <w:t>2019.07.02</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2019.08.30</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 </w:t>
      </w:r>
      <w:r>
        <w:rPr>
          <w:rFonts w:hint="eastAsia" w:ascii="Times New Roman" w:hAnsi="Times New Roman" w:eastAsia="宋体" w:cs="Times New Roman"/>
          <w:bCs/>
          <w:color w:val="000000"/>
          <w:sz w:val="24"/>
        </w:rPr>
        <w:t>Post</w:t>
      </w:r>
      <w:r>
        <w:rPr>
          <w:rFonts w:ascii="Times New Roman" w:hAnsi="Times New Roman" w:eastAsia="宋体" w:cs="Times New Roman"/>
          <w:bCs/>
          <w:color w:val="000000"/>
          <w:sz w:val="24"/>
        </w:rPr>
        <w:t>doctoral Fellow</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 </w:t>
      </w:r>
      <w:r>
        <w:rPr>
          <w:rFonts w:hint="eastAsia" w:ascii="Times New Roman" w:hAnsi="Times New Roman" w:eastAsia="宋体" w:cs="Times New Roman"/>
          <w:bCs/>
          <w:color w:val="000000"/>
          <w:sz w:val="24"/>
        </w:rPr>
        <w:t>C</w:t>
      </w:r>
      <w:r>
        <w:rPr>
          <w:rFonts w:ascii="Times New Roman" w:hAnsi="Times New Roman" w:eastAsia="宋体" w:cs="Times New Roman"/>
          <w:bCs/>
          <w:color w:val="000000"/>
          <w:sz w:val="24"/>
        </w:rPr>
        <w:t>ity University of Hong Kong</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Department of Economics and Finance </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Research Fellow)</w:t>
      </w:r>
    </w:p>
    <w:p>
      <w:pPr>
        <w:spacing w:line="440" w:lineRule="exact"/>
        <w:rPr>
          <w:rFonts w:ascii="Times New Roman" w:hAnsi="Times New Roman" w:eastAsia="宋体" w:cs="Times New Roman"/>
          <w:bCs/>
          <w:color w:val="000000"/>
          <w:sz w:val="24"/>
        </w:rPr>
      </w:pPr>
      <w:r>
        <w:rPr>
          <w:rFonts w:hint="eastAsia" w:ascii="Times New Roman" w:hAnsi="Times New Roman" w:eastAsia="宋体" w:cs="Times New Roman"/>
          <w:bCs/>
          <w:color w:val="000000"/>
          <w:sz w:val="24"/>
        </w:rPr>
        <w:t>2015.09-2018.02:</w:t>
      </w:r>
      <w:r>
        <w:rPr>
          <w:rFonts w:ascii="Times New Roman" w:hAnsi="Times New Roman" w:eastAsia="宋体" w:cs="Times New Roman"/>
          <w:bCs/>
          <w:color w:val="000000"/>
          <w:sz w:val="24"/>
        </w:rPr>
        <w:t xml:space="preserve"> </w:t>
      </w:r>
      <w:r>
        <w:rPr>
          <w:rFonts w:hint="eastAsia" w:ascii="Times New Roman" w:hAnsi="Times New Roman" w:eastAsia="宋体" w:cs="Times New Roman"/>
          <w:bCs/>
          <w:color w:val="000000"/>
          <w:sz w:val="24"/>
        </w:rPr>
        <w:t>City University of Hong Kong，College of Business,</w:t>
      </w:r>
      <w:r>
        <w:rPr>
          <w:rFonts w:ascii="Times New Roman" w:hAnsi="Times New Roman" w:eastAsia="宋体" w:cs="Times New Roman"/>
          <w:bCs/>
          <w:color w:val="000000"/>
          <w:sz w:val="24"/>
        </w:rPr>
        <w:t xml:space="preserve"> </w:t>
      </w:r>
      <w:r>
        <w:rPr>
          <w:rFonts w:hint="eastAsia" w:ascii="Times New Roman" w:hAnsi="Times New Roman" w:eastAsia="宋体" w:cs="Times New Roman"/>
          <w:bCs/>
          <w:color w:val="000000"/>
          <w:sz w:val="24"/>
        </w:rPr>
        <w:t>Ph.D.</w:t>
      </w:r>
    </w:p>
    <w:p>
      <w:pPr>
        <w:spacing w:line="360" w:lineRule="auto"/>
        <w:rPr>
          <w:rFonts w:ascii="Times New Roman" w:hAnsi="Times New Roman" w:eastAsia="宋体" w:cs="Times New Roman"/>
          <w:bCs/>
          <w:sz w:val="24"/>
        </w:rPr>
      </w:pPr>
      <w:r>
        <w:rPr>
          <w:rFonts w:hint="eastAsia" w:ascii="Times New Roman" w:hAnsi="Times New Roman" w:eastAsia="宋体" w:cs="Times New Roman"/>
          <w:bCs/>
          <w:sz w:val="24"/>
        </w:rPr>
        <w:t>2012.09-2017.06</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 </w:t>
      </w:r>
      <w:r>
        <w:rPr>
          <w:rFonts w:ascii="Times New Roman" w:hAnsi="Times New Roman" w:eastAsia="宋体" w:cs="Times New Roman"/>
          <w:bCs/>
          <w:sz w:val="24"/>
        </w:rPr>
        <w:t>Academy of Mathematics and Systems Science, University of Chinese Academy of Sciences, Ph.D.</w:t>
      </w:r>
    </w:p>
    <w:p>
      <w:pPr>
        <w:spacing w:line="360" w:lineRule="auto"/>
        <w:rPr>
          <w:rFonts w:ascii="Times New Roman" w:hAnsi="Times New Roman" w:eastAsia="宋体" w:cs="Times New Roman"/>
          <w:bCs/>
          <w:sz w:val="24"/>
        </w:rPr>
      </w:pPr>
      <w:r>
        <w:rPr>
          <w:rFonts w:hint="eastAsia" w:ascii="Times New Roman" w:hAnsi="Times New Roman" w:eastAsia="宋体" w:cs="Times New Roman"/>
          <w:bCs/>
          <w:sz w:val="24"/>
        </w:rPr>
        <w:t>2008.09-2012.06</w:t>
      </w:r>
      <w:r>
        <w:rPr>
          <w:rFonts w:hint="eastAsia" w:ascii="Times New Roman" w:hAnsi="Times New Roman" w:eastAsia="宋体" w:cs="Times New Roman"/>
          <w:bCs/>
          <w:color w:val="000000"/>
          <w:sz w:val="24"/>
        </w:rPr>
        <w:t>:</w:t>
      </w:r>
      <w:r>
        <w:rPr>
          <w:rFonts w:ascii="Times New Roman" w:hAnsi="Times New Roman" w:eastAsia="宋体" w:cs="Times New Roman"/>
          <w:bCs/>
          <w:color w:val="000000"/>
          <w:sz w:val="24"/>
        </w:rPr>
        <w:t xml:space="preserve"> </w:t>
      </w:r>
      <w:r>
        <w:rPr>
          <w:rFonts w:ascii="Times New Roman" w:hAnsi="Times New Roman" w:eastAsia="宋体" w:cs="Times New Roman"/>
          <w:bCs/>
          <w:sz w:val="24"/>
        </w:rPr>
        <w:t>School of Economy &amp; Trade, Hunan University</w:t>
      </w:r>
    </w:p>
    <w:p/>
    <w:p/>
    <w:p/>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爱吃吃的的Sarah" w:date="2023-02-16T18:58:11Z" w:initials="爱">
    <w:p w14:paraId="5F386130">
      <w:pPr>
        <w:pStyle w:val="3"/>
      </w:pPr>
      <w:r>
        <w:annotationRef/>
      </w:r>
    </w:p>
  </w:comment>
  <w:comment w:id="1" w:author="爱吃吃的的Sarah" w:date="2023-02-16T18:58:20Z" w:initials="爱">
    <w:p w14:paraId="14901615">
      <w:pPr>
        <w:pStyle w:val="3"/>
      </w:pPr>
      <w:r>
        <w:annotationRef/>
      </w:r>
    </w:p>
  </w:comment>
  <w:comment w:id="2" w:author="爱吃吃的的Sarah" w:date="2023-02-16T19:00:20Z" w:initials="爱">
    <w:p w14:paraId="67F94E1B">
      <w:pPr>
        <w:pStyle w:val="3"/>
      </w:pPr>
      <w:r>
        <w:annotationRef/>
      </w:r>
    </w:p>
  </w:comment>
  <w:comment w:id="3" w:author="爱吃吃的的Sarah" w:date="2023-02-16T19:01:59Z" w:initials="爱">
    <w:p w14:paraId="672F568F">
      <w:pPr>
        <w:pStyle w:val="3"/>
      </w:pPr>
      <w:r>
        <w:annotationRef/>
      </w:r>
    </w:p>
  </w:comment>
  <w:comment w:id="4" w:author="爱吃吃的的Sarah" w:date="2023-02-16T19:02:17Z" w:initials="爱">
    <w:p w14:paraId="0B292D59">
      <w:pPr>
        <w:pStyle w:val="3"/>
      </w:pPr>
      <w:r>
        <w:annotationRef/>
      </w:r>
    </w:p>
  </w:comment>
  <w:comment w:id="5" w:author="爱吃吃的的Sarah" w:date="2023-02-16T19:02:27Z" w:initials="爱">
    <w:p w14:paraId="1D195780">
      <w:pPr>
        <w:pStyle w:val="3"/>
      </w:pPr>
      <w:r>
        <w:annotationRef/>
      </w:r>
    </w:p>
  </w:comment>
  <w:comment w:id="6" w:author="爱吃吃的的Sarah" w:date="2023-02-16T19:02:49Z" w:initials="爱">
    <w:p w14:paraId="1C6A78A4">
      <w:pPr>
        <w:pStyle w:val="3"/>
      </w:pPr>
      <w:r>
        <w:annotationRef/>
      </w:r>
    </w:p>
  </w:comment>
  <w:comment w:id="7" w:author="爱吃吃的的Sarah" w:date="2023-02-16T19:03:24Z" w:initials="爱">
    <w:p w14:paraId="75A11B92">
      <w:pPr>
        <w:pStyle w:val="3"/>
      </w:pPr>
      <w:r>
        <w:annotationRef/>
      </w:r>
    </w:p>
  </w:comment>
  <w:comment w:id="8" w:author="爱吃吃的的Sarah" w:date="2023-02-16T19:03:52Z" w:initials="爱">
    <w:p w14:paraId="194A5C13">
      <w:pPr>
        <w:pStyle w:val="3"/>
      </w:pPr>
      <w:r>
        <w:annotationRef/>
      </w:r>
    </w:p>
  </w:comment>
  <w:comment w:id="9" w:author="爱吃吃的的Sarah" w:date="2023-02-16T19:04:18Z" w:initials="爱">
    <w:p w14:paraId="3B5F64AC">
      <w:pPr>
        <w:pStyle w:val="3"/>
      </w:pPr>
      <w:r>
        <w:annotationRef/>
      </w:r>
    </w:p>
  </w:comment>
  <w:comment w:id="10" w:author="爱吃吃的的Sarah" w:date="2023-02-16T19:04:51Z" w:initials="爱">
    <w:p w14:paraId="06C606EC">
      <w:pPr>
        <w:pStyle w:val="3"/>
      </w:pPr>
      <w:r>
        <w:annotationRef/>
      </w:r>
    </w:p>
  </w:comment>
  <w:comment w:id="11" w:author="爱吃吃的的Sarah" w:date="2023-02-16T19:04:58Z" w:initials="爱">
    <w:p w14:paraId="2DD62B6A">
      <w:pPr>
        <w:pStyle w:val="3"/>
      </w:pPr>
      <w:r>
        <w:annotationRef/>
      </w:r>
    </w:p>
  </w:comment>
  <w:comment w:id="12" w:author="爱吃吃的的Sarah" w:date="2023-02-16T19:07:33Z" w:initials="爱">
    <w:p w14:paraId="480D7EB9">
      <w:pPr>
        <w:pStyle w:val="3"/>
      </w:pPr>
      <w:r>
        <w:annotationRef/>
      </w:r>
      <w:bookmarkStart w:id="14" w:name="_GoBack"/>
      <w:bookmarkEnd w:id="14"/>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386130" w15:done="0"/>
  <w15:commentEx w15:paraId="14901615" w15:done="0"/>
  <w15:commentEx w15:paraId="67F94E1B" w15:done="0"/>
  <w15:commentEx w15:paraId="672F568F" w15:done="0"/>
  <w15:commentEx w15:paraId="0B292D59" w15:done="0"/>
  <w15:commentEx w15:paraId="1D195780" w15:done="0"/>
  <w15:commentEx w15:paraId="1C6A78A4" w15:done="0"/>
  <w15:commentEx w15:paraId="75A11B92" w15:done="0"/>
  <w15:commentEx w15:paraId="194A5C13" w15:done="0"/>
  <w15:commentEx w15:paraId="3B5F64AC" w15:done="0"/>
  <w15:commentEx w15:paraId="06C606EC" w15:done="0"/>
  <w15:commentEx w15:paraId="2DD62B6A" w15:done="0"/>
  <w15:commentEx w15:paraId="480D7EB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細明體">
    <w:altName w:val="PMingLiU-ExtB"/>
    <w:panose1 w:val="02020509000000000000"/>
    <w:charset w:val="88"/>
    <w:family w:val="modern"/>
    <w:pitch w:val="default"/>
    <w:sig w:usb0="00000000" w:usb1="00000000" w:usb2="00000016" w:usb3="00000000" w:csb0="00100001"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8251137"/>
    </w:sdtPr>
    <w:sdtEndPr>
      <w:rPr>
        <w:rFonts w:ascii="Times New Roman" w:hAnsi="Times New Roman" w:cs="Times New Roman"/>
        <w:sz w:val="21"/>
        <w:szCs w:val="21"/>
      </w:rPr>
    </w:sdtEndPr>
    <w:sdtContent>
      <w:p>
        <w:pPr>
          <w:pStyle w:val="5"/>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B1360"/>
    <w:multiLevelType w:val="multilevel"/>
    <w:tmpl w:val="ADFB1360"/>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D936833"/>
    <w:multiLevelType w:val="multilevel"/>
    <w:tmpl w:val="0D936833"/>
    <w:lvl w:ilvl="0" w:tentative="0">
      <w:start w:val="1"/>
      <w:numFmt w:val="decimal"/>
      <w:lvlText w:val="%1."/>
      <w:lvlJc w:val="left"/>
      <w:pPr>
        <w:ind w:left="360" w:hanging="360"/>
      </w:pPr>
      <w:rPr>
        <w:rFonts w:hint="default"/>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2">
    <w:nsid w:val="29550354"/>
    <w:multiLevelType w:val="singleLevel"/>
    <w:tmpl w:val="29550354"/>
    <w:lvl w:ilvl="0" w:tentative="0">
      <w:start w:val="1"/>
      <w:numFmt w:val="decimal"/>
      <w:suff w:val="space"/>
      <w:lvlText w:val="%1."/>
      <w:lvlJc w:val="left"/>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ser">
    <w15:presenceInfo w15:providerId="None" w15:userId="user"/>
  </w15:person>
  <w15:person w15:author="爱吃吃的的Sarah">
    <w15:presenceInfo w15:providerId="None" w15:userId="爱吃吃的的Sara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yYTFkMWQyNDg1NGI5NTI0ZWU5YWIxOWU0ZjEyYTcifQ=="/>
  </w:docVars>
  <w:rsids>
    <w:rsidRoot w:val="4C032F81"/>
    <w:rsid w:val="00004081"/>
    <w:rsid w:val="00016FB3"/>
    <w:rsid w:val="000257F6"/>
    <w:rsid w:val="00067AFA"/>
    <w:rsid w:val="000C73F0"/>
    <w:rsid w:val="000D2DB8"/>
    <w:rsid w:val="000F38A9"/>
    <w:rsid w:val="0016406D"/>
    <w:rsid w:val="00177A25"/>
    <w:rsid w:val="00196573"/>
    <w:rsid w:val="00196633"/>
    <w:rsid w:val="001B07E0"/>
    <w:rsid w:val="001E4490"/>
    <w:rsid w:val="002271F9"/>
    <w:rsid w:val="00256097"/>
    <w:rsid w:val="002E645F"/>
    <w:rsid w:val="003211EF"/>
    <w:rsid w:val="003448B8"/>
    <w:rsid w:val="003658D1"/>
    <w:rsid w:val="00373CAB"/>
    <w:rsid w:val="003C4F99"/>
    <w:rsid w:val="0041076F"/>
    <w:rsid w:val="004664B0"/>
    <w:rsid w:val="00473E59"/>
    <w:rsid w:val="004F3BC5"/>
    <w:rsid w:val="00535AA5"/>
    <w:rsid w:val="005F4805"/>
    <w:rsid w:val="00635643"/>
    <w:rsid w:val="00677365"/>
    <w:rsid w:val="006835C5"/>
    <w:rsid w:val="006B32BC"/>
    <w:rsid w:val="006B785D"/>
    <w:rsid w:val="006D038B"/>
    <w:rsid w:val="006E219E"/>
    <w:rsid w:val="00703084"/>
    <w:rsid w:val="007216E3"/>
    <w:rsid w:val="00721866"/>
    <w:rsid w:val="00791671"/>
    <w:rsid w:val="007E24ED"/>
    <w:rsid w:val="00831453"/>
    <w:rsid w:val="00862061"/>
    <w:rsid w:val="008B677A"/>
    <w:rsid w:val="00923736"/>
    <w:rsid w:val="00995CDC"/>
    <w:rsid w:val="009A3817"/>
    <w:rsid w:val="009E6FFA"/>
    <w:rsid w:val="00A03986"/>
    <w:rsid w:val="00A127EA"/>
    <w:rsid w:val="00AA13E8"/>
    <w:rsid w:val="00B00C7A"/>
    <w:rsid w:val="00B15648"/>
    <w:rsid w:val="00B6720D"/>
    <w:rsid w:val="00B922B1"/>
    <w:rsid w:val="00BA55E7"/>
    <w:rsid w:val="00BD10DA"/>
    <w:rsid w:val="00BE4195"/>
    <w:rsid w:val="00BF361E"/>
    <w:rsid w:val="00C04AE1"/>
    <w:rsid w:val="00C42C33"/>
    <w:rsid w:val="00CA53B9"/>
    <w:rsid w:val="00CE4048"/>
    <w:rsid w:val="00D12C6A"/>
    <w:rsid w:val="00D17053"/>
    <w:rsid w:val="00D474DF"/>
    <w:rsid w:val="00D5540F"/>
    <w:rsid w:val="00D630A9"/>
    <w:rsid w:val="00DD62CA"/>
    <w:rsid w:val="00E21ED9"/>
    <w:rsid w:val="00E27237"/>
    <w:rsid w:val="00E4597E"/>
    <w:rsid w:val="00F25CB2"/>
    <w:rsid w:val="00FA28C3"/>
    <w:rsid w:val="00FC55C1"/>
    <w:rsid w:val="00FE1AC1"/>
    <w:rsid w:val="0ED96449"/>
    <w:rsid w:val="13625B66"/>
    <w:rsid w:val="1E241B26"/>
    <w:rsid w:val="1E761045"/>
    <w:rsid w:val="2FD600FB"/>
    <w:rsid w:val="3B3C505C"/>
    <w:rsid w:val="48AC09DF"/>
    <w:rsid w:val="4C032F81"/>
    <w:rsid w:val="505D7080"/>
    <w:rsid w:val="55D0153B"/>
    <w:rsid w:val="5BBE0AFD"/>
    <w:rsid w:val="5FB16998"/>
    <w:rsid w:val="671F0B87"/>
    <w:rsid w:val="68AC49F3"/>
    <w:rsid w:val="704C6791"/>
    <w:rsid w:val="70D2369A"/>
    <w:rsid w:val="70DF7B65"/>
    <w:rsid w:val="73E55492"/>
    <w:rsid w:val="75D419AB"/>
    <w:rsid w:val="765E5FCB"/>
    <w:rsid w:val="7BF10231"/>
    <w:rsid w:val="7F756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0"/>
    <w:rPr>
      <w:rFonts w:eastAsia="黑体" w:asciiTheme="majorHAnsi" w:hAnsiTheme="majorHAnsi" w:cstheme="majorBidi"/>
      <w:sz w:val="20"/>
      <w:szCs w:val="20"/>
    </w:rPr>
  </w:style>
  <w:style w:type="paragraph" w:styleId="3">
    <w:name w:val="annotation text"/>
    <w:basedOn w:val="1"/>
    <w:link w:val="15"/>
    <w:qFormat/>
    <w:uiPriority w:val="0"/>
    <w:pPr>
      <w:jc w:val="left"/>
    </w:pPr>
  </w:style>
  <w:style w:type="paragraph" w:styleId="4">
    <w:name w:val="endnote text"/>
    <w:basedOn w:val="1"/>
    <w:unhideWhenUsed/>
    <w:qFormat/>
    <w:uiPriority w:val="99"/>
    <w:pPr>
      <w:snapToGrid w:val="0"/>
    </w:p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99"/>
    <w:pPr>
      <w:spacing w:beforeAutospacing="1" w:afterAutospacing="1"/>
    </w:pPr>
    <w:rPr>
      <w:rFonts w:cs="Times New Roman"/>
    </w:rPr>
  </w:style>
  <w:style w:type="paragraph" w:styleId="8">
    <w:name w:val="annotation subject"/>
    <w:basedOn w:val="3"/>
    <w:next w:val="3"/>
    <w:link w:val="16"/>
    <w:uiPriority w:val="0"/>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qFormat/>
    <w:uiPriority w:val="0"/>
    <w:rPr>
      <w:sz w:val="21"/>
      <w:szCs w:val="21"/>
    </w:rPr>
  </w:style>
  <w:style w:type="paragraph" w:styleId="13">
    <w:name w:val="List Paragraph"/>
    <w:basedOn w:val="1"/>
    <w:qFormat/>
    <w:uiPriority w:val="34"/>
    <w:pPr>
      <w:ind w:left="480" w:leftChars="200"/>
    </w:pPr>
  </w:style>
  <w:style w:type="character" w:customStyle="1" w:styleId="14">
    <w:name w:val="頁首 字元"/>
    <w:basedOn w:val="11"/>
    <w:link w:val="6"/>
    <w:qFormat/>
    <w:uiPriority w:val="0"/>
    <w:rPr>
      <w:kern w:val="2"/>
      <w:sz w:val="18"/>
      <w:szCs w:val="18"/>
    </w:rPr>
  </w:style>
  <w:style w:type="character" w:customStyle="1" w:styleId="15">
    <w:name w:val="註解文字 字元"/>
    <w:basedOn w:val="11"/>
    <w:link w:val="3"/>
    <w:qFormat/>
    <w:uiPriority w:val="0"/>
    <w:rPr>
      <w:kern w:val="2"/>
      <w:sz w:val="21"/>
      <w:szCs w:val="24"/>
    </w:rPr>
  </w:style>
  <w:style w:type="character" w:customStyle="1" w:styleId="16">
    <w:name w:val="註解主旨 字元"/>
    <w:basedOn w:val="15"/>
    <w:link w:val="8"/>
    <w:qFormat/>
    <w:uiPriority w:val="0"/>
    <w:rPr>
      <w:b/>
      <w:bCs/>
      <w:kern w:val="2"/>
      <w:sz w:val="21"/>
      <w:szCs w:val="24"/>
    </w:rPr>
  </w:style>
  <w:style w:type="character" w:styleId="17">
    <w:name w:val="Placeholder Text"/>
    <w:basedOn w:val="11"/>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7334</Words>
  <Characters>35349</Characters>
  <Lines>303</Lines>
  <Paragraphs>85</Paragraphs>
  <TotalTime>429</TotalTime>
  <ScaleCrop>false</ScaleCrop>
  <LinksUpToDate>false</LinksUpToDate>
  <CharactersWithSpaces>41085</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2022-11-24T12:03:00Z</dcterms:created>
  <dc:creator>小尘</dc:creator>
  <cp:lastModifiedBy>爱吃吃的的Sarah</cp:lastModifiedBy>
  <dcterms:modified xsi:type="dcterms:W3CDTF">2023-02-16T11:07:38Z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DB88026FC52F4813901EF44154AFD2C0</vt:lpwstr>
  </property>
  <property fmtid="{D5CDD505-2E9C-101B-9397-08002B2CF9AE}" pid="4" name="GrammarlyDocumentId">
    <vt:lpwstr>b080343e0cd8976ca09b37e863a902b51c1071802fd2131989ed3fa66b39fdf6</vt:lpwstr>
  </property>
</Properties>
</file>