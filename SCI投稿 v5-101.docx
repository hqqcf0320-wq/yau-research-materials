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Autospacing="0" w:afterAutospacing="0" w:line="360" w:lineRule="auto"/>
        <w:jc w:val="center"/>
        <w:rPr>
          <w:rFonts w:ascii="Times New Roman" w:hAnsi="Times New Roman" w:eastAsia="宋体"/>
          <w:b/>
          <w:bCs/>
          <w:color w:val="0E101A"/>
          <w:sz w:val="32"/>
          <w:szCs w:val="32"/>
        </w:rPr>
      </w:pPr>
      <w:del w:id="7" w:author="user" w:date="2023-02-28T17:17:00Z">
        <w:r>
          <w:rPr>
            <w:rFonts w:hint="eastAsia" w:ascii="Times New Roman" w:hAnsi="Times New Roman" w:eastAsia="宋体" w:cs="Times New Roman"/>
            <w:b/>
            <w:bCs/>
            <w:color w:val="000000"/>
            <w:kern w:val="0"/>
            <w:sz w:val="31"/>
            <w:szCs w:val="31"/>
            <w:lang w:bidi="ar"/>
            <w:rPrChange w:id="8" w:author="user" w:date="2023-02-28T17:05:00Z">
              <w:rPr>
                <w:rFonts w:hint="eastAsia" w:ascii="宋体" w:hAnsi="宋体" w:eastAsia="宋体" w:cs="宋体"/>
                <w:b/>
                <w:bCs/>
                <w:color w:val="000000"/>
                <w:kern w:val="0"/>
                <w:sz w:val="31"/>
                <w:szCs w:val="31"/>
                <w:lang w:bidi="ar"/>
              </w:rPr>
            </w:rPrChange>
          </w:rPr>
          <w:delText>论文题目：</w:delText>
        </w:r>
      </w:del>
      <w:r>
        <w:rPr>
          <w:rFonts w:ascii="Times New Roman" w:hAnsi="Times New Roman" w:eastAsia="宋体"/>
          <w:b/>
          <w:bCs/>
          <w:color w:val="0E101A"/>
          <w:sz w:val="32"/>
          <w:szCs w:val="32"/>
        </w:rPr>
        <w:t>A new LASSO-BiLSTM-based ensemble learning approach for exchange rate forecasting</w:t>
      </w:r>
    </w:p>
    <w:p>
      <w:pPr>
        <w:widowControl/>
        <w:jc w:val="left"/>
        <w:rPr>
          <w:del w:id="9" w:author="user" w:date="2023-02-28T17:20:00Z"/>
          <w:rFonts w:ascii="Times New Roman" w:hAnsi="Times New Roman" w:cs="Times New Roman"/>
          <w:rPrChange w:id="10" w:author="user" w:date="2023-02-28T17:05:00Z">
            <w:rPr>
              <w:del w:id="11" w:author="user" w:date="2023-02-28T17:20:00Z"/>
            </w:rPr>
          </w:rPrChange>
        </w:rPr>
      </w:pPr>
    </w:p>
    <w:p>
      <w:pPr>
        <w:jc w:val="center"/>
        <w:rPr>
          <w:ins w:id="13" w:author="user" w:date="2023-02-28T17:20:00Z"/>
          <w:rFonts w:ascii="Times New Roman" w:hAnsi="Times New Roman" w:cs="Times New Roman"/>
        </w:rPr>
        <w:pPrChange w:id="12" w:author="user" w:date="2023-02-28T17:20:00Z">
          <w:pPr/>
        </w:pPrChange>
      </w:pPr>
      <w:del w:id="14" w:author="user" w:date="2023-02-28T17:05:00Z">
        <w:r>
          <w:rPr>
            <w:rFonts w:hint="eastAsia" w:ascii="Times New Roman" w:hAnsi="Times New Roman" w:eastAsia="宋体" w:cs="Times New Roman"/>
            <w:b/>
            <w:bCs/>
            <w:color w:val="000000"/>
            <w:kern w:val="0"/>
            <w:sz w:val="24"/>
            <w:szCs w:val="24"/>
            <w:lang w:bidi="ar"/>
            <w:rPrChange w:id="15" w:author="user" w:date="2023-02-28T17:17:00Z">
              <w:rPr>
                <w:rFonts w:hint="eastAsia" w:ascii="宋体" w:hAnsi="宋体" w:eastAsia="宋体" w:cs="宋体"/>
                <w:b/>
                <w:bCs/>
                <w:color w:val="000000"/>
                <w:kern w:val="0"/>
                <w:sz w:val="31"/>
                <w:szCs w:val="31"/>
                <w:lang w:bidi="ar"/>
              </w:rPr>
            </w:rPrChange>
          </w:rPr>
          <w:delText>作者：</w:delText>
        </w:r>
      </w:del>
      <w:del w:id="16" w:author="user" w:date="2023-02-28T17:20:00Z">
        <w:r>
          <w:rPr>
            <w:rFonts w:ascii="Times New Roman" w:hAnsi="Times New Roman" w:eastAsia="宋体" w:cs="Times New Roman"/>
            <w:b/>
            <w:bCs/>
            <w:color w:val="000000"/>
            <w:kern w:val="0"/>
            <w:sz w:val="24"/>
            <w:szCs w:val="24"/>
            <w:lang w:bidi="ar"/>
            <w:rPrChange w:id="17" w:author="user" w:date="2023-02-28T17:17:00Z">
              <w:rPr>
                <w:rFonts w:ascii="宋体" w:hAnsi="宋体" w:eastAsia="宋体" w:cs="宋体"/>
                <w:b/>
                <w:bCs/>
                <w:color w:val="000000"/>
                <w:kern w:val="0"/>
                <w:sz w:val="31"/>
                <w:szCs w:val="31"/>
                <w:lang w:bidi="ar"/>
              </w:rPr>
            </w:rPrChange>
          </w:rPr>
          <w:delText>Siyuan Liu</w:delText>
        </w:r>
      </w:del>
      <w:del w:id="18" w:author="user" w:date="2023-02-28T17:20:00Z">
        <w:r>
          <w:rPr>
            <w:rFonts w:hint="eastAsia" w:ascii="Times New Roman" w:hAnsi="Times New Roman" w:eastAsia="宋体" w:cs="Times New Roman"/>
            <w:b/>
            <w:bCs/>
            <w:color w:val="000000"/>
            <w:kern w:val="0"/>
            <w:sz w:val="24"/>
            <w:szCs w:val="24"/>
            <w:lang w:bidi="ar"/>
            <w:rPrChange w:id="19" w:author="user" w:date="2023-02-28T17:17:00Z">
              <w:rPr>
                <w:rFonts w:hint="eastAsia" w:ascii="宋体" w:hAnsi="宋体" w:eastAsia="宋体" w:cs="宋体"/>
                <w:b/>
                <w:bCs/>
                <w:color w:val="000000"/>
                <w:kern w:val="0"/>
                <w:sz w:val="31"/>
                <w:szCs w:val="31"/>
                <w:lang w:bidi="ar"/>
              </w:rPr>
            </w:rPrChange>
          </w:rPr>
          <w:delText>，</w:delText>
        </w:r>
      </w:del>
      <w:del w:id="20" w:author="user" w:date="2023-02-28T17:20:00Z">
        <w:r>
          <w:rPr>
            <w:rFonts w:ascii="Times New Roman" w:hAnsi="Times New Roman" w:eastAsia="宋体" w:cs="Times New Roman"/>
            <w:b/>
            <w:bCs/>
            <w:color w:val="000000"/>
            <w:kern w:val="0"/>
            <w:sz w:val="24"/>
            <w:szCs w:val="24"/>
            <w:lang w:bidi="ar"/>
            <w:rPrChange w:id="21" w:author="user" w:date="2023-02-28T17:17:00Z">
              <w:rPr>
                <w:rFonts w:ascii="宋体" w:hAnsi="宋体" w:eastAsia="宋体" w:cs="宋体"/>
                <w:b/>
                <w:bCs/>
                <w:color w:val="000000"/>
                <w:kern w:val="0"/>
                <w:sz w:val="31"/>
                <w:szCs w:val="31"/>
                <w:lang w:bidi="ar"/>
              </w:rPr>
            </w:rPrChange>
          </w:rPr>
          <w:delText xml:space="preserve"> Qiqian Huang</w:delText>
        </w:r>
      </w:del>
      <w:del w:id="22" w:author="user" w:date="2023-02-28T17:20:00Z">
        <w:r>
          <w:rPr>
            <w:rFonts w:ascii="Times New Roman" w:hAnsi="Times New Roman" w:eastAsia="宋体" w:cs="Times New Roman"/>
            <w:b/>
            <w:bCs/>
            <w:color w:val="000000"/>
            <w:kern w:val="0"/>
            <w:sz w:val="24"/>
            <w:szCs w:val="24"/>
            <w:lang w:bidi="ar"/>
            <w:rPrChange w:id="23" w:author="user" w:date="2023-02-28T17:17:00Z">
              <w:rPr>
                <w:rFonts w:ascii="宋体" w:hAnsi="宋体" w:eastAsia="宋体" w:cs="宋体"/>
                <w:b/>
                <w:bCs/>
                <w:color w:val="000000"/>
                <w:kern w:val="0"/>
                <w:sz w:val="31"/>
                <w:szCs w:val="31"/>
                <w:lang w:bidi="ar"/>
              </w:rPr>
            </w:rPrChange>
          </w:rPr>
          <w:delText>, Yunjie Wei</w:delText>
        </w:r>
      </w:del>
      <w:ins w:id="24" w:author="user" w:date="2023-02-28T17:20:00Z">
        <w:r>
          <w:rPr>
            <w:rFonts w:ascii="Times New Roman" w:hAnsi="Times New Roman" w:cs="Times New Roman"/>
          </w:rPr>
          <w:t xml:space="preserve">Siyuan Liu </w:t>
        </w:r>
      </w:ins>
      <w:ins w:id="25" w:author="user" w:date="2023-02-28T17:20:00Z">
        <w:r>
          <w:rPr>
            <w:rFonts w:ascii="Times New Roman" w:hAnsi="Times New Roman" w:cs="Times New Roman"/>
            <w:vertAlign w:val="superscript"/>
          </w:rPr>
          <w:t>a</w:t>
        </w:r>
      </w:ins>
      <w:ins w:id="26" w:author="user" w:date="2023-02-28T17:20:00Z">
        <w:r>
          <w:rPr>
            <w:rFonts w:ascii="Times New Roman" w:hAnsi="Times New Roman" w:cs="Times New Roman"/>
          </w:rPr>
          <w:t xml:space="preserve">, Qiqian Huang </w:t>
        </w:r>
      </w:ins>
      <w:ins w:id="27" w:author="user" w:date="2023-02-28T17:20:00Z">
        <w:r>
          <w:rPr>
            <w:rFonts w:ascii="Times New Roman" w:hAnsi="Times New Roman" w:cs="Times New Roman"/>
            <w:vertAlign w:val="superscript"/>
          </w:rPr>
          <w:t>a</w:t>
        </w:r>
      </w:ins>
      <w:ins w:id="28" w:author="user" w:date="2023-02-28T17:20:00Z">
        <w:r>
          <w:rPr>
            <w:rFonts w:ascii="Times New Roman" w:hAnsi="Times New Roman" w:cs="Times New Roman"/>
          </w:rPr>
          <w:t xml:space="preserve">, Yunjie Wei </w:t>
        </w:r>
      </w:ins>
      <w:ins w:id="29" w:author="user" w:date="2023-02-28T17:25:00Z">
        <w:r>
          <w:rPr>
            <w:rFonts w:ascii="Times New Roman" w:hAnsi="Times New Roman" w:cs="Times New Roman"/>
            <w:vertAlign w:val="superscript"/>
          </w:rPr>
          <w:t>b,c</w:t>
        </w:r>
      </w:ins>
      <w:ins w:id="30" w:author="user" w:date="2023-02-28T17:20:00Z">
        <w:r>
          <w:rPr>
            <w:rFonts w:ascii="Times New Roman" w:hAnsi="Times New Roman" w:cs="Times New Roman"/>
            <w:vertAlign w:val="superscript"/>
          </w:rPr>
          <w:t xml:space="preserve">, </w:t>
        </w:r>
      </w:ins>
      <w:ins w:id="31" w:author="user" w:date="2023-02-28T17:25:00Z">
        <w:r>
          <w:rPr>
            <w:rStyle w:val="15"/>
            <w:rFonts w:ascii="Times New Roman" w:hAnsi="Times New Roman" w:cs="Times New Roman"/>
          </w:rPr>
          <w:footnoteReference w:id="0"/>
        </w:r>
      </w:ins>
    </w:p>
    <w:p>
      <w:pPr>
        <w:rPr>
          <w:ins w:id="32" w:author="user" w:date="2023-02-28T17:20:00Z"/>
          <w:rFonts w:ascii="Times New Roman" w:hAnsi="Times New Roman" w:cs="Times New Roman"/>
          <w:vertAlign w:val="baseline"/>
          <w:rPrChange w:id="33" w:author="user" w:date="2023-02-28T17:27:00Z">
            <w:rPr>
              <w:ins w:id="34" w:author="user" w:date="2023-02-28T17:20:00Z"/>
              <w:rFonts w:ascii="Times New Roman" w:hAnsi="Times New Roman" w:cs="Times New Roman"/>
              <w:vertAlign w:val="superscript"/>
            </w:rPr>
          </w:rPrChange>
        </w:rPr>
      </w:pPr>
      <w:ins w:id="35" w:author="user" w:date="2023-02-28T17:20:00Z">
        <w:r>
          <w:rPr>
            <w:rFonts w:ascii="Times New Roman" w:hAnsi="Times New Roman" w:cs="Times New Roman"/>
            <w:vertAlign w:val="superscript"/>
          </w:rPr>
          <w:t xml:space="preserve">a </w:t>
        </w:r>
      </w:ins>
      <w:ins w:id="36" w:author="user" w:date="2023-02-28T17:27:00Z">
        <w:r>
          <w:rPr>
            <w:rFonts w:ascii="Times New Roman" w:hAnsi="Times New Roman" w:cs="Times New Roman"/>
            <w:vertAlign w:val="baseline"/>
            <w:rPrChange w:id="37" w:author="user" w:date="2023-02-28T17:27:00Z">
              <w:rPr>
                <w:rFonts w:ascii="Times New Roman" w:hAnsi="Times New Roman" w:cs="Times New Roman"/>
                <w:vertAlign w:val="superscript"/>
              </w:rPr>
            </w:rPrChange>
          </w:rPr>
          <w:t>Beijing 101 middle school</w:t>
        </w:r>
      </w:ins>
    </w:p>
    <w:p>
      <w:pPr>
        <w:rPr>
          <w:ins w:id="38" w:author="user" w:date="2023-02-28T17:25:00Z"/>
          <w:rFonts w:ascii="Times New Roman" w:hAnsi="Times New Roman" w:cs="Times New Roman"/>
        </w:rPr>
      </w:pPr>
      <w:ins w:id="39" w:author="user" w:date="2023-02-28T17:20:00Z">
        <w:r>
          <w:rPr>
            <w:rFonts w:ascii="Times New Roman" w:hAnsi="Times New Roman" w:cs="Times New Roman"/>
            <w:vertAlign w:val="superscript"/>
            <w:rPrChange w:id="40" w:author="user" w:date="2023-02-28T17:20:00Z">
              <w:rPr>
                <w:rFonts w:ascii="Times New Roman" w:hAnsi="Times New Roman" w:cs="Times New Roman"/>
              </w:rPr>
            </w:rPrChange>
          </w:rPr>
          <w:t>b</w:t>
        </w:r>
      </w:ins>
      <w:ins w:id="41" w:author="user" w:date="2023-02-28T17:22:00Z">
        <w:r>
          <w:rPr>
            <w:rFonts w:ascii="Times New Roman" w:hAnsi="Times New Roman" w:cs="Times New Roman"/>
            <w:vertAlign w:val="superscript"/>
          </w:rPr>
          <w:t xml:space="preserve"> </w:t>
        </w:r>
      </w:ins>
      <w:ins w:id="42" w:author="user" w:date="2023-02-28T17:20:00Z">
        <w:r>
          <w:rPr>
            <w:rFonts w:ascii="Times New Roman" w:hAnsi="Times New Roman" w:cs="Times New Roman"/>
          </w:rPr>
          <w:t>Academy of Mathematics and Systems Science, Chinese Academy of Sciences, Beijing, 100190, China</w:t>
        </w:r>
      </w:ins>
    </w:p>
    <w:p>
      <w:pPr>
        <w:rPr>
          <w:ins w:id="43" w:author="user" w:date="2023-02-28T17:20:00Z"/>
          <w:rFonts w:ascii="Times New Roman" w:hAnsi="Times New Roman" w:cs="Times New Roman"/>
          <w:szCs w:val="21"/>
        </w:rPr>
      </w:pPr>
      <w:ins w:id="44" w:author="user" w:date="2023-02-28T17:25:00Z">
        <w:r>
          <w:rPr>
            <w:rFonts w:ascii="Times New Roman" w:hAnsi="Times New Roman" w:cs="Times New Roman"/>
            <w:szCs w:val="21"/>
            <w:vertAlign w:val="superscript"/>
          </w:rPr>
          <w:t xml:space="preserve">c </w:t>
        </w:r>
      </w:ins>
      <w:ins w:id="45" w:author="user" w:date="2023-02-28T17:25:00Z">
        <w:r>
          <w:rPr>
            <w:rFonts w:ascii="Times New Roman" w:hAnsi="Times New Roman" w:cs="Times New Roman"/>
            <w:sz w:val="21"/>
            <w:szCs w:val="21"/>
            <w:rPrChange w:id="46" w:author="user" w:date="2023-02-28T17:25:00Z">
              <w:rPr>
                <w:rFonts w:ascii="Times New Roman" w:hAnsi="Times New Roman" w:cs="Times New Roman"/>
                <w:sz w:val="24"/>
              </w:rPr>
            </w:rPrChange>
          </w:rPr>
          <w:t>Center for Forecasting Science, Chinese Academy of Sciences, Beijing 100190, China</w:t>
        </w:r>
      </w:ins>
    </w:p>
    <w:p>
      <w:pPr>
        <w:widowControl/>
        <w:jc w:val="center"/>
        <w:rPr>
          <w:rFonts w:ascii="Times New Roman" w:hAnsi="Times New Roman" w:cs="Times New Roman"/>
          <w:sz w:val="24"/>
          <w:rPrChange w:id="48" w:author="user" w:date="2023-02-28T17:20:00Z">
            <w:rPr/>
          </w:rPrChange>
        </w:rPr>
        <w:pPrChange w:id="47" w:author="user" w:date="2023-02-28T17:17:00Z">
          <w:pPr>
            <w:widowControl/>
            <w:jc w:val="left"/>
          </w:pPr>
        </w:pPrChange>
      </w:pPr>
    </w:p>
    <w:p>
      <w:pPr>
        <w:pStyle w:val="9"/>
        <w:spacing w:beforeAutospacing="0" w:afterAutospacing="0" w:line="360" w:lineRule="auto"/>
        <w:rPr>
          <w:rFonts w:ascii="Times New Roman" w:hAnsi="Times New Roman"/>
          <w:sz w:val="24"/>
        </w:rPr>
      </w:pPr>
      <w:ins w:id="49" w:author="user" w:date="2023-02-28T17:05:00Z">
        <w:r>
          <w:rPr>
            <w:rFonts w:ascii="Times New Roman" w:hAnsi="Times New Roman" w:eastAsia="宋体" w:cs="Times New Roman"/>
            <w:b/>
            <w:bCs/>
            <w:color w:val="000000"/>
            <w:kern w:val="0"/>
            <w:sz w:val="24"/>
            <w:szCs w:val="24"/>
            <w:lang w:bidi="ar"/>
            <w:rPrChange w:id="50" w:author="user" w:date="2023-02-28T17:17:00Z">
              <w:rPr>
                <w:rFonts w:ascii="宋体" w:hAnsi="宋体" w:eastAsia="宋体" w:cs="宋体"/>
                <w:b/>
                <w:bCs/>
                <w:color w:val="000000"/>
                <w:kern w:val="0"/>
                <w:sz w:val="31"/>
                <w:szCs w:val="31"/>
                <w:lang w:bidi="ar"/>
              </w:rPr>
            </w:rPrChange>
          </w:rPr>
          <w:t xml:space="preserve">Abstract: </w:t>
        </w:r>
      </w:ins>
      <w:del w:id="51" w:author="user" w:date="2023-02-28T17:05:00Z">
        <w:r>
          <w:rPr>
            <w:rFonts w:hint="eastAsia" w:ascii="Times New Roman" w:hAnsi="Times New Roman" w:eastAsia="宋体" w:cs="Times New Roman"/>
            <w:b/>
            <w:bCs/>
            <w:color w:val="000000"/>
            <w:kern w:val="0"/>
            <w:sz w:val="31"/>
            <w:szCs w:val="31"/>
            <w:lang w:bidi="ar"/>
            <w:rPrChange w:id="52" w:author="user" w:date="2023-02-28T17:05:00Z">
              <w:rPr>
                <w:rFonts w:hint="eastAsia" w:ascii="宋体" w:hAnsi="宋体" w:eastAsia="宋体" w:cs="宋体"/>
                <w:b/>
                <w:bCs/>
                <w:color w:val="000000"/>
                <w:kern w:val="0"/>
                <w:sz w:val="31"/>
                <w:szCs w:val="31"/>
                <w:lang w:bidi="ar"/>
              </w:rPr>
            </w:rPrChange>
          </w:rPr>
          <w:delText>论文摘要</w:delText>
        </w:r>
      </w:del>
      <w:del w:id="53" w:author="user" w:date="2023-02-28T17:05:00Z">
        <w:r>
          <w:rPr>
            <w:rFonts w:ascii="Times New Roman" w:hAnsi="Times New Roman" w:eastAsia="宋体" w:cs="Times New Roman"/>
            <w:b/>
            <w:bCs/>
            <w:color w:val="000000"/>
            <w:kern w:val="0"/>
            <w:sz w:val="31"/>
            <w:szCs w:val="31"/>
            <w:lang w:bidi="ar"/>
            <w:rPrChange w:id="54" w:author="user" w:date="2023-02-28T17:05:00Z">
              <w:rPr>
                <w:rFonts w:ascii="宋体" w:hAnsi="宋体" w:eastAsia="宋体" w:cs="宋体"/>
                <w:b/>
                <w:bCs/>
                <w:color w:val="000000"/>
                <w:kern w:val="0"/>
                <w:sz w:val="31"/>
                <w:szCs w:val="31"/>
                <w:lang w:bidi="ar"/>
              </w:rPr>
            </w:rPrChange>
          </w:rPr>
          <w:delText xml:space="preserve"> </w:delText>
        </w:r>
      </w:del>
      <w:del w:id="55" w:author="user" w:date="2023-02-28T17:05:00Z">
        <w:r>
          <w:rPr>
            <w:rFonts w:hint="eastAsia" w:ascii="Times New Roman" w:hAnsi="Times New Roman" w:eastAsia="宋体" w:cs="Times New Roman"/>
            <w:b/>
            <w:bCs/>
            <w:color w:val="000000"/>
            <w:kern w:val="0"/>
            <w:sz w:val="31"/>
            <w:szCs w:val="31"/>
            <w:lang w:bidi="ar"/>
            <w:rPrChange w:id="56" w:author="user" w:date="2023-02-28T17:05:00Z">
              <w:rPr>
                <w:rFonts w:hint="eastAsia" w:ascii="宋体" w:hAnsi="宋体" w:eastAsia="宋体" w:cs="宋体"/>
                <w:b/>
                <w:bCs/>
                <w:color w:val="000000"/>
                <w:kern w:val="0"/>
                <w:sz w:val="31"/>
                <w:szCs w:val="31"/>
                <w:lang w:bidi="ar"/>
              </w:rPr>
            </w:rPrChange>
          </w:rPr>
          <w:delText>：</w:delText>
        </w:r>
      </w:del>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widowControl/>
        <w:jc w:val="left"/>
        <w:rPr>
          <w:rFonts w:ascii="Times New Roman" w:hAnsi="Times New Roman" w:cs="Times New Roman"/>
          <w:rPrChange w:id="57" w:author="user" w:date="2023-02-28T17:05:00Z">
            <w:rPr/>
          </w:rPrChange>
        </w:rPr>
      </w:pPr>
    </w:p>
    <w:p>
      <w:pPr>
        <w:pStyle w:val="9"/>
        <w:spacing w:beforeAutospacing="0" w:afterAutospacing="0" w:line="360" w:lineRule="auto"/>
        <w:rPr>
          <w:rFonts w:ascii="Times New Roman" w:hAnsi="Times New Roman" w:eastAsia="宋体"/>
          <w:color w:val="0E101A"/>
          <w:sz w:val="24"/>
        </w:rPr>
      </w:pPr>
      <w:del w:id="58" w:author="user" w:date="2023-02-28T17:05:00Z">
        <w:r>
          <w:rPr>
            <w:rFonts w:hint="eastAsia" w:ascii="Times New Roman" w:hAnsi="Times New Roman" w:eastAsia="宋体" w:cs="Times New Roman"/>
            <w:b/>
            <w:bCs/>
            <w:color w:val="000000"/>
            <w:kern w:val="0"/>
            <w:sz w:val="31"/>
            <w:szCs w:val="31"/>
            <w:lang w:bidi="ar"/>
            <w:rPrChange w:id="59" w:author="user" w:date="2023-02-28T17:05:00Z">
              <w:rPr>
                <w:rFonts w:hint="eastAsia" w:ascii="宋体" w:hAnsi="宋体" w:eastAsia="宋体" w:cs="宋体"/>
                <w:b/>
                <w:bCs/>
                <w:color w:val="000000"/>
                <w:kern w:val="0"/>
                <w:sz w:val="31"/>
                <w:szCs w:val="31"/>
                <w:lang w:bidi="ar"/>
              </w:rPr>
            </w:rPrChange>
          </w:rPr>
          <w:delText>关键词</w:delText>
        </w:r>
      </w:del>
      <w:del w:id="60" w:author="user" w:date="2023-02-28T17:05:00Z">
        <w:r>
          <w:rPr>
            <w:rFonts w:ascii="Times New Roman" w:hAnsi="Times New Roman" w:eastAsia="宋体" w:cs="Times New Roman"/>
            <w:b/>
            <w:bCs/>
            <w:color w:val="000000"/>
            <w:kern w:val="0"/>
            <w:sz w:val="31"/>
            <w:szCs w:val="31"/>
            <w:lang w:bidi="ar"/>
            <w:rPrChange w:id="61" w:author="user" w:date="2023-02-28T17:05:00Z">
              <w:rPr>
                <w:rFonts w:ascii="宋体" w:hAnsi="宋体" w:eastAsia="宋体" w:cs="宋体"/>
                <w:b/>
                <w:bCs/>
                <w:color w:val="000000"/>
                <w:kern w:val="0"/>
                <w:sz w:val="31"/>
                <w:szCs w:val="31"/>
                <w:lang w:bidi="ar"/>
              </w:rPr>
            </w:rPrChange>
          </w:rPr>
          <w:delText xml:space="preserve"> </w:delText>
        </w:r>
      </w:del>
      <w:del w:id="62" w:author="user" w:date="2023-02-28T17:05:00Z">
        <w:r>
          <w:rPr>
            <w:rFonts w:hint="eastAsia" w:ascii="Times New Roman" w:hAnsi="Times New Roman" w:eastAsia="宋体" w:cs="Times New Roman"/>
            <w:b/>
            <w:bCs/>
            <w:color w:val="000000"/>
            <w:kern w:val="0"/>
            <w:sz w:val="31"/>
            <w:szCs w:val="31"/>
            <w:lang w:bidi="ar"/>
            <w:rPrChange w:id="63" w:author="user" w:date="2023-02-28T17:05:00Z">
              <w:rPr>
                <w:rFonts w:hint="eastAsia" w:ascii="宋体" w:hAnsi="宋体" w:eastAsia="宋体" w:cs="宋体"/>
                <w:b/>
                <w:bCs/>
                <w:color w:val="000000"/>
                <w:kern w:val="0"/>
                <w:sz w:val="31"/>
                <w:szCs w:val="31"/>
                <w:lang w:bidi="ar"/>
              </w:rPr>
            </w:rPrChange>
          </w:rPr>
          <w:delText>：</w:delText>
        </w:r>
      </w:del>
      <w:del w:id="64" w:author="user" w:date="2023-02-28T17:05:00Z">
        <w:r>
          <w:rPr>
            <w:rFonts w:ascii="Times New Roman" w:hAnsi="Times New Roman" w:eastAsia="宋体"/>
            <w:color w:val="0E101A"/>
            <w:sz w:val="24"/>
          </w:rPr>
          <w:delText>e</w:delText>
        </w:r>
      </w:del>
      <w:ins w:id="65" w:author="user" w:date="2023-02-28T17:06:00Z">
        <w:r>
          <w:rPr>
            <w:rFonts w:hint="eastAsia" w:ascii="Times New Roman" w:hAnsi="Times New Roman" w:eastAsia="宋体"/>
            <w:b/>
            <w:bCs/>
            <w:color w:val="000000"/>
            <w:kern w:val="0"/>
            <w:sz w:val="31"/>
            <w:szCs w:val="31"/>
            <w:lang w:bidi="ar"/>
          </w:rPr>
          <w:t>K</w:t>
        </w:r>
      </w:ins>
      <w:ins w:id="66" w:author="user" w:date="2023-02-28T17:05:00Z">
        <w:r>
          <w:rPr>
            <w:rFonts w:ascii="Times New Roman" w:hAnsi="Times New Roman" w:eastAsia="宋体" w:cs="Times New Roman"/>
            <w:b/>
            <w:bCs/>
            <w:color w:val="000000"/>
            <w:kern w:val="0"/>
            <w:sz w:val="31"/>
            <w:szCs w:val="31"/>
            <w:lang w:bidi="ar"/>
            <w:rPrChange w:id="67" w:author="user" w:date="2023-02-28T17:05:00Z">
              <w:rPr>
                <w:rFonts w:ascii="宋体" w:hAnsi="宋体" w:eastAsia="宋体" w:cs="宋体"/>
                <w:b/>
                <w:bCs/>
                <w:color w:val="000000"/>
                <w:kern w:val="0"/>
                <w:sz w:val="31"/>
                <w:szCs w:val="31"/>
                <w:lang w:bidi="ar"/>
              </w:rPr>
            </w:rPrChange>
          </w:rPr>
          <w:t>eywords:</w:t>
        </w:r>
      </w:ins>
      <w:ins w:id="68" w:author="user" w:date="2023-02-28T17:05:00Z">
        <w:r>
          <w:rPr>
            <w:rFonts w:ascii="Times New Roman" w:hAnsi="Times New Roman" w:eastAsia="宋体" w:cs="Times New Roman"/>
            <w:b w:val="0"/>
            <w:bCs w:val="0"/>
            <w:color w:val="0E101A"/>
            <w:kern w:val="2"/>
            <w:sz w:val="24"/>
            <w:szCs w:val="24"/>
            <w:lang w:bidi="ar-SA"/>
            <w:rPrChange w:id="69" w:author="user" w:date="2023-02-28T17:05:00Z">
              <w:rPr>
                <w:rFonts w:ascii="宋体" w:hAnsi="宋体" w:eastAsia="宋体" w:cs="宋体"/>
                <w:b/>
                <w:bCs/>
                <w:color w:val="000000"/>
                <w:kern w:val="0"/>
                <w:sz w:val="31"/>
                <w:szCs w:val="31"/>
                <w:lang w:bidi="ar"/>
              </w:rPr>
            </w:rPrChange>
          </w:rPr>
          <w:t>e</w:t>
        </w:r>
      </w:ins>
      <w:r>
        <w:rPr>
          <w:rFonts w:ascii="Times New Roman" w:hAnsi="Times New Roman" w:eastAsia="宋体"/>
          <w:color w:val="0E101A"/>
          <w:sz w:val="24"/>
        </w:rPr>
        <w:t>xchange rate forecasting, BiLSTM, LASSO, macroeconomic factors, market-based variables</w:t>
      </w:r>
    </w:p>
    <w:p>
      <w:pPr>
        <w:widowControl/>
        <w:jc w:val="left"/>
        <w:rPr>
          <w:rFonts w:ascii="Times New Roman" w:hAnsi="Times New Roman" w:cs="Times New Roman"/>
          <w:rPrChange w:id="70" w:author="user" w:date="2023-02-28T17:06:00Z">
            <w:rPr/>
          </w:rPrChange>
        </w:rPr>
      </w:pPr>
    </w:p>
    <w:p>
      <w:pPr>
        <w:widowControl/>
        <w:jc w:val="left"/>
        <w:rPr>
          <w:del w:id="71" w:author="user" w:date="2023-02-28T17:05:00Z"/>
          <w:rFonts w:ascii="Times New Roman" w:hAnsi="Times New Roman" w:eastAsia="宋体" w:cs="Times New Roman"/>
          <w:b/>
          <w:bCs/>
          <w:color w:val="000000"/>
          <w:kern w:val="0"/>
          <w:sz w:val="31"/>
          <w:szCs w:val="31"/>
          <w:lang w:bidi="ar"/>
          <w:rPrChange w:id="72" w:author="user" w:date="2023-02-28T17:05:00Z">
            <w:rPr>
              <w:del w:id="73" w:author="user" w:date="2023-02-28T17:05:00Z"/>
              <w:rFonts w:ascii="宋体" w:hAnsi="宋体" w:eastAsia="宋体" w:cs="宋体"/>
              <w:b/>
              <w:bCs/>
              <w:color w:val="000000"/>
              <w:kern w:val="0"/>
              <w:sz w:val="31"/>
              <w:szCs w:val="31"/>
              <w:lang w:bidi="ar"/>
            </w:rPr>
          </w:rPrChange>
        </w:rPr>
      </w:pPr>
      <w:del w:id="74" w:author="user" w:date="2023-02-28T17:05:00Z">
        <w:r>
          <w:rPr>
            <w:rFonts w:hint="eastAsia" w:ascii="Times New Roman" w:hAnsi="Times New Roman" w:eastAsia="宋体" w:cs="Times New Roman"/>
            <w:b/>
            <w:bCs/>
            <w:color w:val="000000"/>
            <w:kern w:val="0"/>
            <w:sz w:val="31"/>
            <w:szCs w:val="31"/>
            <w:lang w:bidi="ar"/>
            <w:rPrChange w:id="75" w:author="user" w:date="2023-02-28T17:05:00Z">
              <w:rPr>
                <w:rFonts w:hint="eastAsia" w:ascii="宋体" w:hAnsi="宋体" w:eastAsia="宋体" w:cs="宋体"/>
                <w:b/>
                <w:bCs/>
                <w:color w:val="000000"/>
                <w:kern w:val="0"/>
                <w:sz w:val="31"/>
                <w:szCs w:val="31"/>
                <w:lang w:bidi="ar"/>
              </w:rPr>
            </w:rPrChange>
          </w:rPr>
          <w:delText>目录</w:delText>
        </w:r>
      </w:del>
      <w:del w:id="76" w:author="user" w:date="2023-02-28T17:05:00Z">
        <w:r>
          <w:rPr>
            <w:rFonts w:ascii="Times New Roman" w:hAnsi="Times New Roman" w:eastAsia="宋体" w:cs="Times New Roman"/>
            <w:b/>
            <w:bCs/>
            <w:color w:val="000000"/>
            <w:kern w:val="0"/>
            <w:sz w:val="31"/>
            <w:szCs w:val="31"/>
            <w:lang w:bidi="ar"/>
            <w:rPrChange w:id="77" w:author="user" w:date="2023-02-28T17:05:00Z">
              <w:rPr>
                <w:rFonts w:ascii="宋体" w:hAnsi="宋体" w:eastAsia="宋体" w:cs="宋体"/>
                <w:b/>
                <w:bCs/>
                <w:color w:val="000000"/>
                <w:kern w:val="0"/>
                <w:sz w:val="31"/>
                <w:szCs w:val="31"/>
                <w:lang w:bidi="ar"/>
              </w:rPr>
            </w:rPrChange>
          </w:rPr>
          <w:delText xml:space="preserve"> </w:delText>
        </w:r>
      </w:del>
      <w:del w:id="78" w:author="user" w:date="2023-02-28T17:05:00Z">
        <w:r>
          <w:rPr>
            <w:rFonts w:hint="eastAsia" w:ascii="Times New Roman" w:hAnsi="Times New Roman" w:eastAsia="宋体" w:cs="Times New Roman"/>
            <w:b/>
            <w:bCs/>
            <w:color w:val="000000"/>
            <w:kern w:val="0"/>
            <w:sz w:val="31"/>
            <w:szCs w:val="31"/>
            <w:lang w:bidi="ar"/>
            <w:rPrChange w:id="79" w:author="user" w:date="2023-02-28T17:05:00Z">
              <w:rPr>
                <w:rFonts w:hint="eastAsia" w:ascii="宋体" w:hAnsi="宋体" w:eastAsia="宋体" w:cs="宋体"/>
                <w:b/>
                <w:bCs/>
                <w:color w:val="000000"/>
                <w:kern w:val="0"/>
                <w:sz w:val="31"/>
                <w:szCs w:val="31"/>
                <w:lang w:bidi="ar"/>
              </w:rPr>
            </w:rPrChange>
          </w:rPr>
          <w:delText>：</w:delText>
        </w:r>
      </w:del>
    </w:p>
    <w:p>
      <w:pPr>
        <w:widowControl/>
        <w:numPr>
          <w:ilvl w:val="0"/>
          <w:numId w:val="1"/>
        </w:numPr>
        <w:spacing w:line="360" w:lineRule="auto"/>
        <w:jc w:val="left"/>
        <w:rPr>
          <w:del w:id="80" w:author="user" w:date="2023-02-28T17:05:00Z"/>
          <w:rFonts w:ascii="Times New Roman" w:hAnsi="Times New Roman" w:eastAsia="宋体" w:cs="Times New Roman"/>
          <w:b/>
          <w:bCs/>
          <w:color w:val="000000"/>
          <w:kern w:val="0"/>
          <w:sz w:val="24"/>
          <w:lang w:bidi="ar"/>
        </w:rPr>
      </w:pPr>
      <w:del w:id="81" w:author="user" w:date="2023-02-28T17:05:00Z">
        <w:r>
          <w:rPr>
            <w:rFonts w:ascii="Times New Roman" w:hAnsi="Times New Roman" w:eastAsia="宋体" w:cs="Times New Roman"/>
            <w:b/>
            <w:bCs/>
            <w:color w:val="000000"/>
            <w:kern w:val="0"/>
            <w:sz w:val="24"/>
            <w:lang w:bidi="ar"/>
          </w:rPr>
          <w:delText>Introduction</w:delText>
        </w:r>
      </w:del>
    </w:p>
    <w:p>
      <w:pPr>
        <w:widowControl/>
        <w:numPr>
          <w:ilvl w:val="0"/>
          <w:numId w:val="1"/>
        </w:numPr>
        <w:spacing w:line="360" w:lineRule="auto"/>
        <w:jc w:val="left"/>
        <w:rPr>
          <w:del w:id="82" w:author="user" w:date="2023-02-28T17:05:00Z"/>
          <w:rFonts w:ascii="Times New Roman" w:hAnsi="Times New Roman" w:eastAsia="宋体" w:cs="Times New Roman"/>
          <w:b/>
          <w:bCs/>
          <w:color w:val="000000"/>
          <w:kern w:val="0"/>
          <w:sz w:val="24"/>
          <w:lang w:bidi="ar"/>
        </w:rPr>
      </w:pPr>
      <w:del w:id="83" w:author="user" w:date="2023-02-28T17:05:00Z">
        <w:r>
          <w:rPr>
            <w:rFonts w:ascii="Times New Roman" w:hAnsi="Times New Roman" w:eastAsia="宋体" w:cs="Times New Roman"/>
            <w:b/>
            <w:bCs/>
            <w:color w:val="000000"/>
            <w:kern w:val="0"/>
            <w:sz w:val="24"/>
            <w:lang w:bidi="ar"/>
          </w:rPr>
          <w:delText>Methodology</w:delText>
        </w:r>
      </w:del>
    </w:p>
    <w:p>
      <w:pPr>
        <w:widowControl/>
        <w:numPr>
          <w:ilvl w:val="1"/>
          <w:numId w:val="1"/>
        </w:numPr>
        <w:spacing w:line="360" w:lineRule="auto"/>
        <w:jc w:val="left"/>
        <w:rPr>
          <w:del w:id="84" w:author="user" w:date="2023-02-28T17:05:00Z"/>
          <w:rFonts w:ascii="Times New Roman" w:hAnsi="Times New Roman" w:eastAsia="宋体" w:cs="Times New Roman"/>
          <w:color w:val="000000"/>
          <w:kern w:val="0"/>
          <w:sz w:val="24"/>
          <w:lang w:bidi="ar"/>
        </w:rPr>
      </w:pPr>
      <w:del w:id="85" w:author="user" w:date="2023-02-28T17:05:00Z">
        <w:r>
          <w:rPr>
            <w:rFonts w:ascii="Times New Roman" w:hAnsi="Times New Roman" w:eastAsia="宋体" w:cs="Times New Roman"/>
            <w:color w:val="000000"/>
            <w:kern w:val="0"/>
            <w:sz w:val="24"/>
            <w:lang w:bidi="ar"/>
          </w:rPr>
          <w:delText>Least absolute shrinkage and selection operator</w:delText>
        </w:r>
      </w:del>
    </w:p>
    <w:p>
      <w:pPr>
        <w:widowControl/>
        <w:numPr>
          <w:ilvl w:val="1"/>
          <w:numId w:val="1"/>
        </w:numPr>
        <w:spacing w:line="360" w:lineRule="auto"/>
        <w:jc w:val="left"/>
        <w:rPr>
          <w:del w:id="86" w:author="user" w:date="2023-02-28T17:05:00Z"/>
          <w:rFonts w:ascii="Times New Roman" w:hAnsi="Times New Roman" w:eastAsia="宋体" w:cs="Times New Roman"/>
          <w:color w:val="000000"/>
          <w:kern w:val="0"/>
          <w:sz w:val="24"/>
          <w:lang w:bidi="ar"/>
        </w:rPr>
      </w:pPr>
      <w:del w:id="87" w:author="user" w:date="2023-02-28T17:05:00Z">
        <w:r>
          <w:rPr>
            <w:rFonts w:ascii="Times New Roman" w:hAnsi="Times New Roman" w:eastAsia="宋体" w:cs="Times New Roman"/>
            <w:color w:val="000000"/>
            <w:kern w:val="0"/>
            <w:sz w:val="24"/>
            <w:lang w:bidi="ar"/>
          </w:rPr>
          <w:delText>Long short-term memory and bidirectional long short-term memory</w:delText>
        </w:r>
      </w:del>
    </w:p>
    <w:p>
      <w:pPr>
        <w:widowControl/>
        <w:numPr>
          <w:ilvl w:val="1"/>
          <w:numId w:val="1"/>
        </w:numPr>
        <w:spacing w:line="360" w:lineRule="auto"/>
        <w:jc w:val="left"/>
        <w:rPr>
          <w:del w:id="88" w:author="user" w:date="2023-02-28T17:05:00Z"/>
          <w:rFonts w:ascii="Times New Roman" w:hAnsi="Times New Roman" w:eastAsia="宋体" w:cs="Times New Roman"/>
          <w:color w:val="000000"/>
          <w:kern w:val="0"/>
          <w:sz w:val="24"/>
          <w:lang w:bidi="ar"/>
        </w:rPr>
      </w:pPr>
      <w:del w:id="89" w:author="user" w:date="2023-02-28T17:05:00Z">
        <w:r>
          <w:rPr>
            <w:rFonts w:ascii="Times New Roman" w:hAnsi="Times New Roman" w:eastAsia="宋体" w:cs="Times New Roman"/>
            <w:color w:val="000000"/>
            <w:kern w:val="0"/>
            <w:sz w:val="24"/>
            <w:lang w:bidi="ar"/>
          </w:rPr>
          <w:delText>Support vector regression</w:delText>
        </w:r>
      </w:del>
    </w:p>
    <w:p>
      <w:pPr>
        <w:widowControl/>
        <w:numPr>
          <w:ilvl w:val="1"/>
          <w:numId w:val="1"/>
        </w:numPr>
        <w:spacing w:line="360" w:lineRule="auto"/>
        <w:jc w:val="left"/>
        <w:rPr>
          <w:del w:id="90" w:author="user" w:date="2023-02-28T17:05:00Z"/>
          <w:rFonts w:ascii="Times New Roman" w:hAnsi="Times New Roman" w:eastAsia="宋体" w:cs="Times New Roman"/>
          <w:color w:val="000000"/>
          <w:kern w:val="0"/>
          <w:sz w:val="24"/>
          <w:lang w:bidi="ar"/>
        </w:rPr>
      </w:pPr>
      <w:del w:id="91" w:author="user" w:date="2023-02-28T17:05:00Z">
        <w:r>
          <w:rPr>
            <w:rFonts w:ascii="Times New Roman" w:hAnsi="Times New Roman" w:eastAsia="宋体" w:cs="Times New Roman"/>
            <w:color w:val="000000"/>
            <w:kern w:val="0"/>
            <w:sz w:val="24"/>
            <w:lang w:bidi="ar"/>
          </w:rPr>
          <w:delText>Extreme learning machine and Kernel extreme learning machine</w:delText>
        </w:r>
      </w:del>
    </w:p>
    <w:p>
      <w:pPr>
        <w:widowControl/>
        <w:numPr>
          <w:ilvl w:val="0"/>
          <w:numId w:val="1"/>
        </w:numPr>
        <w:spacing w:line="360" w:lineRule="auto"/>
        <w:jc w:val="left"/>
        <w:rPr>
          <w:del w:id="92" w:author="user" w:date="2023-02-28T17:05:00Z"/>
          <w:rFonts w:ascii="Times New Roman" w:hAnsi="Times New Roman" w:eastAsia="宋体" w:cs="Times New Roman"/>
          <w:b/>
          <w:bCs/>
          <w:color w:val="000000"/>
          <w:kern w:val="0"/>
          <w:sz w:val="24"/>
          <w:lang w:bidi="ar"/>
        </w:rPr>
      </w:pPr>
      <w:del w:id="93" w:author="user" w:date="2023-02-28T17:05:00Z">
        <w:r>
          <w:rPr>
            <w:rFonts w:ascii="Times New Roman" w:hAnsi="Times New Roman" w:eastAsia="宋体" w:cs="Times New Roman"/>
            <w:b/>
            <w:bCs/>
            <w:color w:val="000000"/>
            <w:kern w:val="0"/>
            <w:sz w:val="24"/>
            <w:lang w:bidi="ar"/>
          </w:rPr>
          <w:delText>Empirical study</w:delText>
        </w:r>
      </w:del>
    </w:p>
    <w:p>
      <w:pPr>
        <w:widowControl/>
        <w:numPr>
          <w:ilvl w:val="1"/>
          <w:numId w:val="1"/>
        </w:numPr>
        <w:spacing w:line="360" w:lineRule="auto"/>
        <w:jc w:val="left"/>
        <w:rPr>
          <w:del w:id="94" w:author="user" w:date="2023-02-28T17:05:00Z"/>
          <w:rFonts w:ascii="Times New Roman" w:hAnsi="Times New Roman" w:eastAsia="宋体" w:cs="Times New Roman"/>
          <w:color w:val="000000"/>
          <w:kern w:val="0"/>
          <w:sz w:val="24"/>
          <w:lang w:bidi="ar"/>
        </w:rPr>
      </w:pPr>
      <w:del w:id="95" w:author="user" w:date="2023-02-28T17:05:00Z">
        <w:r>
          <w:rPr>
            <w:rFonts w:ascii="Times New Roman" w:hAnsi="Times New Roman" w:eastAsia="宋体" w:cs="Times New Roman"/>
            <w:color w:val="000000"/>
            <w:kern w:val="0"/>
            <w:sz w:val="24"/>
            <w:lang w:bidi="ar"/>
          </w:rPr>
          <w:delText>Data collection</w:delText>
        </w:r>
      </w:del>
    </w:p>
    <w:p>
      <w:pPr>
        <w:widowControl/>
        <w:numPr>
          <w:ilvl w:val="1"/>
          <w:numId w:val="1"/>
        </w:numPr>
        <w:spacing w:line="360" w:lineRule="auto"/>
        <w:jc w:val="left"/>
        <w:rPr>
          <w:del w:id="96" w:author="user" w:date="2023-02-28T17:05:00Z"/>
          <w:rFonts w:ascii="Times New Roman" w:hAnsi="Times New Roman" w:eastAsia="宋体" w:cs="Times New Roman"/>
          <w:color w:val="000000"/>
          <w:kern w:val="0"/>
          <w:sz w:val="24"/>
          <w:lang w:bidi="ar"/>
        </w:rPr>
      </w:pPr>
      <w:del w:id="97" w:author="user" w:date="2023-02-28T17:05:00Z">
        <w:r>
          <w:rPr>
            <w:rFonts w:ascii="Times New Roman" w:hAnsi="Times New Roman" w:eastAsia="宋体" w:cs="Times New Roman"/>
            <w:color w:val="000000"/>
            <w:kern w:val="0"/>
            <w:sz w:val="24"/>
            <w:lang w:bidi="ar"/>
          </w:rPr>
          <w:delText>Evaluation criteria</w:delText>
        </w:r>
      </w:del>
    </w:p>
    <w:p>
      <w:pPr>
        <w:widowControl/>
        <w:numPr>
          <w:ilvl w:val="0"/>
          <w:numId w:val="1"/>
        </w:numPr>
        <w:spacing w:line="360" w:lineRule="auto"/>
        <w:jc w:val="left"/>
        <w:rPr>
          <w:del w:id="98" w:author="user" w:date="2023-02-28T17:05:00Z"/>
          <w:rFonts w:ascii="Times New Roman" w:hAnsi="Times New Roman" w:eastAsia="宋体" w:cs="Times New Roman"/>
          <w:b/>
          <w:bCs/>
          <w:color w:val="000000"/>
          <w:kern w:val="0"/>
          <w:sz w:val="24"/>
          <w:lang w:bidi="ar"/>
        </w:rPr>
      </w:pPr>
      <w:del w:id="99" w:author="user" w:date="2023-02-28T17:05:00Z">
        <w:r>
          <w:rPr>
            <w:rFonts w:ascii="Times New Roman" w:hAnsi="Times New Roman" w:eastAsia="宋体" w:cs="Times New Roman"/>
            <w:b/>
            <w:bCs/>
            <w:color w:val="000000"/>
            <w:kern w:val="0"/>
            <w:sz w:val="24"/>
            <w:lang w:bidi="ar"/>
          </w:rPr>
          <w:delText>Performances comparison</w:delText>
        </w:r>
      </w:del>
    </w:p>
    <w:p>
      <w:pPr>
        <w:pStyle w:val="16"/>
        <w:widowControl/>
        <w:numPr>
          <w:ilvl w:val="1"/>
          <w:numId w:val="1"/>
        </w:numPr>
        <w:spacing w:line="360" w:lineRule="auto"/>
        <w:ind w:leftChars="0"/>
        <w:jc w:val="left"/>
        <w:rPr>
          <w:del w:id="100" w:author="user" w:date="2023-02-28T17:05:00Z"/>
          <w:rFonts w:ascii="Times New Roman" w:hAnsi="Times New Roman" w:eastAsia="宋体" w:cs="Times New Roman"/>
          <w:color w:val="000000"/>
          <w:kern w:val="0"/>
          <w:sz w:val="24"/>
          <w:lang w:bidi="ar"/>
        </w:rPr>
      </w:pPr>
      <w:del w:id="101" w:author="user" w:date="2023-02-28T17:05:00Z">
        <w:r>
          <w:rPr>
            <w:rFonts w:ascii="Times New Roman" w:hAnsi="Times New Roman" w:eastAsia="宋体" w:cs="Times New Roman"/>
            <w:color w:val="000000"/>
            <w:kern w:val="0"/>
            <w:sz w:val="24"/>
            <w:lang w:bidi="ar"/>
          </w:rPr>
          <w:delText>Forecasting Performance</w:delText>
        </w:r>
      </w:del>
    </w:p>
    <w:p>
      <w:pPr>
        <w:pStyle w:val="16"/>
        <w:widowControl/>
        <w:numPr>
          <w:ilvl w:val="1"/>
          <w:numId w:val="1"/>
        </w:numPr>
        <w:spacing w:line="360" w:lineRule="auto"/>
        <w:ind w:leftChars="0"/>
        <w:jc w:val="left"/>
        <w:rPr>
          <w:del w:id="102" w:author="user" w:date="2023-02-28T17:05:00Z"/>
          <w:rFonts w:ascii="Times New Roman" w:hAnsi="Times New Roman" w:eastAsia="宋体" w:cs="Times New Roman"/>
          <w:color w:val="000000"/>
          <w:kern w:val="0"/>
          <w:sz w:val="24"/>
          <w:lang w:bidi="ar"/>
        </w:rPr>
      </w:pPr>
      <w:del w:id="103" w:author="user" w:date="2023-02-28T17:05:00Z">
        <w:r>
          <w:rPr>
            <w:rFonts w:ascii="Times New Roman" w:hAnsi="Times New Roman" w:eastAsia="宋体" w:cs="Times New Roman"/>
            <w:color w:val="000000"/>
            <w:kern w:val="0"/>
            <w:sz w:val="24"/>
            <w:lang w:bidi="ar"/>
          </w:rPr>
          <w:delText>Diebold-Mariano Test</w:delText>
        </w:r>
      </w:del>
    </w:p>
    <w:p>
      <w:pPr>
        <w:pStyle w:val="16"/>
        <w:widowControl/>
        <w:numPr>
          <w:ilvl w:val="1"/>
          <w:numId w:val="1"/>
        </w:numPr>
        <w:spacing w:line="360" w:lineRule="auto"/>
        <w:ind w:leftChars="0"/>
        <w:jc w:val="left"/>
        <w:rPr>
          <w:del w:id="104" w:author="user" w:date="2023-02-28T17:05:00Z"/>
          <w:rFonts w:ascii="Times New Roman" w:hAnsi="Times New Roman" w:eastAsia="宋体" w:cs="Times New Roman"/>
          <w:color w:val="000000"/>
          <w:kern w:val="0"/>
          <w:sz w:val="24"/>
          <w:lang w:bidi="ar"/>
        </w:rPr>
      </w:pPr>
      <w:del w:id="105" w:author="user" w:date="2023-02-28T17:05:00Z">
        <w:r>
          <w:rPr>
            <w:rFonts w:ascii="Times New Roman" w:hAnsi="Times New Roman" w:eastAsia="宋体" w:cs="Times New Roman"/>
            <w:color w:val="000000"/>
            <w:kern w:val="0"/>
            <w:sz w:val="24"/>
            <w:lang w:bidi="ar"/>
          </w:rPr>
          <w:delText>Interpretation and Discussion</w:delText>
        </w:r>
      </w:del>
    </w:p>
    <w:p>
      <w:pPr>
        <w:widowControl/>
        <w:numPr>
          <w:ilvl w:val="0"/>
          <w:numId w:val="1"/>
        </w:numPr>
        <w:spacing w:line="360" w:lineRule="auto"/>
        <w:jc w:val="left"/>
        <w:rPr>
          <w:del w:id="106" w:author="user" w:date="2023-02-28T17:05:00Z"/>
          <w:rFonts w:ascii="Times New Roman" w:hAnsi="Times New Roman" w:eastAsia="宋体" w:cs="Times New Roman"/>
          <w:b/>
          <w:bCs/>
          <w:color w:val="000000"/>
          <w:kern w:val="0"/>
          <w:sz w:val="24"/>
          <w:lang w:bidi="ar"/>
        </w:rPr>
      </w:pPr>
      <w:del w:id="107" w:author="user" w:date="2023-02-28T17:05:00Z">
        <w:r>
          <w:rPr>
            <w:rFonts w:ascii="Times New Roman" w:hAnsi="Times New Roman" w:eastAsia="宋体" w:cs="Times New Roman"/>
            <w:b/>
            <w:bCs/>
            <w:color w:val="000000"/>
            <w:kern w:val="0"/>
            <w:sz w:val="24"/>
            <w:lang w:bidi="ar"/>
          </w:rPr>
          <w:delText>Conclusion</w:delText>
        </w:r>
      </w:del>
    </w:p>
    <w:p>
      <w:pPr>
        <w:widowControl/>
        <w:spacing w:line="360" w:lineRule="auto"/>
        <w:jc w:val="left"/>
        <w:rPr>
          <w:del w:id="108" w:author="user" w:date="2023-02-28T17:05:00Z"/>
          <w:rFonts w:ascii="Times New Roman" w:hAnsi="Times New Roman" w:eastAsia="宋体" w:cs="Times New Roman"/>
          <w:color w:val="000000"/>
          <w:kern w:val="0"/>
          <w:sz w:val="24"/>
          <w:lang w:bidi="ar"/>
        </w:rPr>
      </w:pPr>
      <w:del w:id="109" w:author="user" w:date="2023-02-28T17:05:00Z">
        <w:r>
          <w:rPr>
            <w:rFonts w:ascii="Times New Roman" w:hAnsi="Times New Roman" w:eastAsia="宋体" w:cs="Times New Roman"/>
            <w:color w:val="000000"/>
            <w:kern w:val="0"/>
            <w:sz w:val="24"/>
            <w:lang w:bidi="ar"/>
          </w:rPr>
          <w:delText>References</w:delText>
        </w:r>
      </w:del>
    </w:p>
    <w:p>
      <w:pPr>
        <w:widowControl/>
        <w:spacing w:line="360" w:lineRule="auto"/>
        <w:jc w:val="left"/>
        <w:rPr>
          <w:del w:id="110" w:author="user" w:date="2023-02-28T17:05:00Z"/>
          <w:rFonts w:ascii="Times New Roman" w:hAnsi="Times New Roman" w:eastAsia="宋体" w:cs="Times New Roman"/>
          <w:color w:val="000000"/>
          <w:kern w:val="0"/>
          <w:sz w:val="24"/>
          <w:lang w:bidi="ar"/>
        </w:rPr>
      </w:pPr>
      <w:del w:id="111" w:author="user" w:date="2023-02-28T17:05:00Z">
        <w:r>
          <w:rPr>
            <w:rFonts w:ascii="Times New Roman" w:hAnsi="Times New Roman" w:eastAsia="宋体" w:cs="Times New Roman"/>
            <w:color w:val="000000"/>
            <w:kern w:val="0"/>
            <w:sz w:val="24"/>
            <w:lang w:bidi="ar"/>
          </w:rPr>
          <w:delText xml:space="preserve">Acknowledgement </w:delText>
        </w:r>
      </w:del>
    </w:p>
    <w:p>
      <w:pPr>
        <w:widowControl/>
        <w:jc w:val="left"/>
        <w:rPr>
          <w:rFonts w:ascii="Times New Roman" w:hAnsi="Times New Roman" w:eastAsia="宋体" w:cs="Times New Roman"/>
          <w:b/>
          <w:bCs/>
          <w:color w:val="000000"/>
          <w:kern w:val="0"/>
          <w:sz w:val="31"/>
          <w:szCs w:val="31"/>
          <w:lang w:bidi="ar"/>
          <w:rPrChange w:id="112" w:author="user" w:date="2023-02-28T17:05:00Z">
            <w:rPr>
              <w:rFonts w:ascii="宋体" w:hAnsi="宋体" w:eastAsia="宋体" w:cs="宋体"/>
              <w:b/>
              <w:bCs/>
              <w:color w:val="000000"/>
              <w:kern w:val="0"/>
              <w:sz w:val="31"/>
              <w:szCs w:val="31"/>
              <w:lang w:bidi="ar"/>
            </w:rPr>
          </w:rPrChange>
        </w:rPr>
      </w:pPr>
    </w:p>
    <w:p>
      <w:pPr>
        <w:widowControl/>
        <w:jc w:val="left"/>
        <w:rPr>
          <w:del w:id="113" w:author="user" w:date="2023-02-28T17:06:00Z"/>
          <w:rFonts w:ascii="宋体" w:hAnsi="宋体" w:eastAsia="宋体" w:cs="宋体"/>
          <w:b/>
          <w:bCs/>
          <w:color w:val="000000"/>
          <w:kern w:val="0"/>
          <w:sz w:val="31"/>
          <w:szCs w:val="31"/>
          <w:lang w:bidi="ar"/>
        </w:rPr>
      </w:pPr>
      <w:del w:id="114" w:author="user" w:date="2023-02-28T17:06:00Z">
        <w:r>
          <w:rPr>
            <w:rFonts w:hint="eastAsia" w:ascii="宋体" w:hAnsi="宋体" w:eastAsia="宋体" w:cs="宋体"/>
            <w:b/>
            <w:bCs/>
            <w:color w:val="000000"/>
            <w:kern w:val="0"/>
            <w:sz w:val="31"/>
            <w:szCs w:val="31"/>
            <w:lang w:bidi="ar"/>
          </w:rPr>
          <w:delText>论文正文：</w:delText>
        </w:r>
      </w:del>
      <w:bookmarkStart w:id="0" w:name="_Toc114151809"/>
    </w:p>
    <w:p>
      <w:pPr>
        <w:widowControl/>
        <w:numPr>
          <w:ilvl w:val="0"/>
          <w:numId w:val="2"/>
        </w:numPr>
        <w:jc w:val="left"/>
        <w:rPr>
          <w:rFonts w:ascii="Times New Roman" w:hAnsi="Times New Roman" w:eastAsia="宋体"/>
          <w:b/>
          <w:bCs/>
          <w:color w:val="0E101A"/>
          <w:sz w:val="28"/>
          <w:szCs w:val="28"/>
        </w:rPr>
      </w:pPr>
      <w:r>
        <w:rPr>
          <w:rFonts w:ascii="Times New Roman" w:hAnsi="Times New Roman" w:eastAsia="宋体"/>
          <w:b/>
          <w:bCs/>
          <w:color w:val="0E101A"/>
          <w:sz w:val="28"/>
          <w:szCs w:val="28"/>
        </w:rPr>
        <w:t>Introduction</w:t>
      </w:r>
      <w:bookmarkEnd w:id="0"/>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ins w:id="115" w:author="user" w:date="2022-09-15T15:51:00Z"/>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mainly analyzed the relationship between macroeconomic and market-level variables, and few use both to predict the exchange rate. Moreover, among these variables, some may have the highest relevance to the exchange rate (Wei et al., 2018). Thus, filtering out the most necessary variables and excluding variables with weak relevance may reduce noise, providing a more accurate result.</w:t>
      </w:r>
    </w:p>
    <w:p>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filter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filters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rPr>
          <w:rFonts w:ascii="Times New Roman" w:hAnsi="Times New Roman" w:cs="Times New Roman"/>
        </w:rPr>
      </w:pPr>
      <w:r>
        <w:rPr>
          <w:rStyle w:val="14"/>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6"/>
                    <a:stretch>
                      <a:fillRect/>
                    </a:stretch>
                  </pic:blipFill>
                  <pic:spPr>
                    <a:xfrm>
                      <a:off x="0" y="0"/>
                      <a:ext cx="5264785" cy="2871470"/>
                    </a:xfrm>
                    <a:prstGeom prst="rect">
                      <a:avLst/>
                    </a:prstGeom>
                  </pic:spPr>
                </pic:pic>
              </a:graphicData>
            </a:graphic>
          </wp:inline>
        </w:drawing>
      </w:r>
    </w:p>
    <w:p>
      <w:pPr>
        <w:pStyle w:val="2"/>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9"/>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 w:name="_Toc114151810"/>
      <w:r>
        <w:rPr>
          <w:rFonts w:ascii="Times New Roman" w:hAnsi="Times New Roman" w:eastAsia="宋体"/>
          <w:b/>
          <w:bCs/>
          <w:color w:val="0E101A"/>
          <w:sz w:val="28"/>
          <w:szCs w:val="28"/>
        </w:rPr>
        <w:t>Methodology</w:t>
      </w:r>
      <w:bookmarkEnd w:id="1"/>
    </w:p>
    <w:p>
      <w:pPr>
        <w:spacing w:line="360" w:lineRule="auto"/>
        <w:ind w:firstLine="360"/>
        <w:rPr>
          <w:rFonts w:ascii="Times New Roman" w:hAnsi="Times New Roman" w:cs="Times New Roman"/>
          <w:sz w:val="24"/>
        </w:rPr>
      </w:pPr>
      <w:r>
        <w:rPr>
          <w:rFonts w:ascii="Times New Roman" w:hAnsi="Times New Roman" w:cs="Times New Roman"/>
          <w:sz w:val="24"/>
        </w:rPr>
        <w:t>In this research, we employed several novel approaches for dollar against CNY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CNY, and its accuracy will be compared amongst these models.</w:t>
      </w:r>
    </w:p>
    <w:p>
      <w:pPr>
        <w:pStyle w:val="16"/>
        <w:spacing w:before="156" w:beforeLines="50" w:line="360" w:lineRule="auto"/>
        <w:ind w:left="0" w:leftChars="0"/>
        <w:outlineLvl w:val="1"/>
        <w:rPr>
          <w:rFonts w:ascii="Times New Roman" w:hAnsi="Times New Roman" w:cs="Times New Roman"/>
          <w:b/>
          <w:bCs/>
          <w:i/>
          <w:iCs/>
          <w:sz w:val="24"/>
        </w:rPr>
      </w:pPr>
      <w:bookmarkStart w:id="2" w:name="_Toc114151811"/>
      <w:r>
        <w:rPr>
          <w:rFonts w:ascii="Times New Roman" w:hAnsi="Times New Roman" w:cs="Times New Roman"/>
          <w:b/>
          <w:bCs/>
          <w:i/>
          <w:iCs/>
          <w:sz w:val="24"/>
        </w:rPr>
        <w:t>2.1 Least absolute shrinkage and selection operator</w:t>
      </w:r>
      <w:bookmarkEnd w:id="2"/>
    </w:p>
    <w:p>
      <w:pPr>
        <w:spacing w:line="360" w:lineRule="auto"/>
        <w:ind w:firstLine="360"/>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6"/>
        <w:spacing w:before="156" w:beforeLines="50" w:line="360" w:lineRule="auto"/>
        <w:ind w:left="0" w:leftChars="0"/>
        <w:outlineLvl w:val="1"/>
        <w:rPr>
          <w:rFonts w:ascii="Times New Roman" w:hAnsi="Times New Roman" w:cs="Times New Roman"/>
          <w:b/>
          <w:bCs/>
          <w:i/>
          <w:iCs/>
          <w:sz w:val="24"/>
        </w:rPr>
      </w:pPr>
      <w:bookmarkStart w:id="3" w:name="_Toc114151812"/>
      <w:r>
        <w:rPr>
          <w:rFonts w:ascii="Times New Roman" w:hAnsi="Times New Roman" w:cs="Times New Roman"/>
          <w:b/>
          <w:bCs/>
          <w:i/>
          <w:iCs/>
          <w:sz w:val="24"/>
        </w:rPr>
        <w:t>2.2 Long short-term memory and bidirectional long short-term memory</w:t>
      </w:r>
      <w:bookmarkEnd w:id="3"/>
    </w:p>
    <w:p>
      <w:pPr>
        <w:spacing w:line="360" w:lineRule="auto"/>
        <w:ind w:firstLine="360"/>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jc w:val="center"/>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7"/>
                    <a:stretch>
                      <a:fillRect/>
                    </a:stretch>
                  </pic:blipFill>
                  <pic:spPr>
                    <a:xfrm>
                      <a:off x="0" y="0"/>
                      <a:ext cx="5253355" cy="1973580"/>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6"/>
        <w:spacing w:before="156" w:beforeLines="50" w:line="360" w:lineRule="auto"/>
        <w:ind w:left="0" w:leftChars="0"/>
        <w:outlineLvl w:val="1"/>
        <w:rPr>
          <w:rFonts w:ascii="Times New Roman" w:hAnsi="Times New Roman" w:cs="Times New Roman"/>
          <w:b/>
          <w:bCs/>
          <w:i/>
          <w:iCs/>
          <w:sz w:val="24"/>
        </w:rPr>
      </w:pPr>
      <w:bookmarkStart w:id="4" w:name="_Toc114151813"/>
      <w:r>
        <w:rPr>
          <w:rFonts w:ascii="Times New Roman" w:hAnsi="Times New Roman" w:cs="Times New Roman"/>
          <w:b/>
          <w:bCs/>
          <w:i/>
          <w:iCs/>
          <w:sz w:val="24"/>
        </w:rPr>
        <w:t>2.3 Support vector regression</w:t>
      </w:r>
      <w:bookmarkEnd w:id="4"/>
    </w:p>
    <w:p>
      <w:pPr>
        <w:spacing w:line="360" w:lineRule="auto"/>
        <w:ind w:firstLine="360"/>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6"/>
        <w:spacing w:before="156" w:beforeLines="50" w:line="360" w:lineRule="auto"/>
        <w:ind w:left="0" w:leftChars="0"/>
        <w:outlineLvl w:val="1"/>
        <w:rPr>
          <w:rFonts w:ascii="Times New Roman" w:hAnsi="Times New Roman" w:cs="Times New Roman"/>
          <w:b/>
          <w:bCs/>
          <w:i/>
          <w:iCs/>
          <w:sz w:val="24"/>
        </w:rPr>
      </w:pPr>
      <w:bookmarkStart w:id="5" w:name="_Toc114151814"/>
      <w:r>
        <w:rPr>
          <w:rFonts w:ascii="Times New Roman" w:hAnsi="Times New Roman" w:cs="Times New Roman"/>
          <w:b/>
          <w:bCs/>
          <w:i/>
          <w:iCs/>
          <w:sz w:val="24"/>
        </w:rPr>
        <w:t>2.4 Extreme learning machine and Kernel extreme learning machine</w:t>
      </w:r>
      <w:bookmarkEnd w:id="5"/>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9"/>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6" w:name="_Toc114151815"/>
      <w:r>
        <w:rPr>
          <w:rFonts w:ascii="Times New Roman" w:hAnsi="Times New Roman" w:eastAsia="宋体"/>
          <w:b/>
          <w:bCs/>
          <w:color w:val="0E101A"/>
          <w:sz w:val="28"/>
          <w:szCs w:val="28"/>
        </w:rPr>
        <w:t>Empirical Study</w:t>
      </w:r>
      <w:bookmarkEnd w:id="6"/>
    </w:p>
    <w:p>
      <w:pPr>
        <w:pStyle w:val="16"/>
        <w:spacing w:before="156" w:beforeLines="50" w:line="360" w:lineRule="auto"/>
        <w:ind w:left="0" w:leftChars="0"/>
        <w:outlineLvl w:val="1"/>
        <w:rPr>
          <w:rFonts w:ascii="Times New Roman" w:hAnsi="Times New Roman" w:cs="Times New Roman"/>
          <w:b/>
          <w:bCs/>
          <w:i/>
          <w:iCs/>
          <w:sz w:val="24"/>
        </w:rPr>
      </w:pPr>
      <w:bookmarkStart w:id="7" w:name="_Toc114151816"/>
      <w:r>
        <w:rPr>
          <w:rFonts w:ascii="Times New Roman" w:hAnsi="Times New Roman" w:cs="Times New Roman"/>
          <w:b/>
          <w:bCs/>
          <w:i/>
          <w:iCs/>
          <w:sz w:val="24"/>
        </w:rPr>
        <w:t>3.1 Data collection</w:t>
      </w:r>
      <w:bookmarkEnd w:id="7"/>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reserve</w:t>
      </w:r>
      <w:del w:id="116" w:author="爱吃吃的的Sarah" w:date="2023-03-02T13:32:40Z">
        <w:r>
          <w:rPr>
            <w:rFonts w:ascii="Times New Roman" w:hAnsi="Times New Roman" w:cs="Times New Roman"/>
            <w:color w:val="202122"/>
            <w:sz w:val="24"/>
            <w:shd w:val="clear" w:color="auto" w:fill="FFFFFF"/>
          </w:rPr>
          <w:delText xml:space="preserve"> asset</w:delText>
        </w:r>
      </w:del>
      <w:r>
        <w:rPr>
          <w:rFonts w:ascii="Times New Roman" w:hAnsi="Times New Roman" w:cs="Times New Roman"/>
          <w:color w:val="202122"/>
          <w:sz w:val="24"/>
          <w:shd w:val="clear" w:color="auto" w:fill="FFFFFF"/>
        </w:rPr>
        <w:t xml:space="preserve"> (F</w:t>
      </w:r>
      <w:ins w:id="117" w:author="爱吃吃的的Sarah" w:date="2023-03-02T13:33:01Z">
        <w:r>
          <w:rPr>
            <w:rFonts w:hint="eastAsia" w:ascii="Times New Roman" w:hAnsi="Times New Roman" w:cs="Times New Roman"/>
            <w:color w:val="202122"/>
            <w:sz w:val="24"/>
            <w:shd w:val="clear" w:color="auto" w:fill="FFFFFF"/>
            <w:lang w:val="en-US" w:eastAsia="zh-CN"/>
          </w:rPr>
          <w:t>E</w:t>
        </w:r>
      </w:ins>
      <w:ins w:id="118" w:author="爱吃吃的的Sarah" w:date="2023-03-02T13:33:02Z">
        <w:r>
          <w:rPr>
            <w:rFonts w:hint="eastAsia" w:ascii="Times New Roman" w:hAnsi="Times New Roman" w:cs="Times New Roman"/>
            <w:color w:val="202122"/>
            <w:sz w:val="24"/>
            <w:shd w:val="clear" w:color="auto" w:fill="FFFFFF"/>
            <w:lang w:val="en-US" w:eastAsia="zh-CN"/>
          </w:rPr>
          <w:t>R</w:t>
        </w:r>
      </w:ins>
      <w:del w:id="119" w:author="爱吃吃的的Sarah" w:date="2023-03-02T13:33:01Z">
        <w:r>
          <w:rPr>
            <w:rFonts w:ascii="Times New Roman" w:hAnsi="Times New Roman" w:cs="Times New Roman"/>
            <w:color w:val="202122"/>
            <w:sz w:val="24"/>
            <w:shd w:val="clear" w:color="auto" w:fill="FFFFFF"/>
          </w:rPr>
          <w:delText>R</w:delText>
        </w:r>
      </w:del>
      <w:del w:id="120" w:author="爱吃吃的的Sarah" w:date="2023-03-02T13:32:42Z">
        <w:r>
          <w:rPr>
            <w:rFonts w:ascii="Times New Roman" w:hAnsi="Times New Roman" w:cs="Times New Roman"/>
            <w:color w:val="202122"/>
            <w:sz w:val="24"/>
            <w:shd w:val="clear" w:color="auto" w:fill="FFFFFF"/>
          </w:rPr>
          <w:delText>A</w:delText>
        </w:r>
      </w:del>
      <w:r>
        <w:rPr>
          <w:rFonts w:ascii="Times New Roman" w:hAnsi="Times New Roman" w:cs="Times New Roman"/>
          <w:color w:val="202122"/>
          <w:sz w:val="24"/>
          <w:shd w:val="clear" w:color="auto" w:fill="FFFFFF"/>
        </w:rPr>
        <w:t xml:space="preserve">),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(UMCSI), average searching number in Google Trends(GT), average searching number in Baidu index(BI). </w:t>
      </w:r>
      <w:r>
        <w:rPr>
          <w:rFonts w:ascii="Times New Roman" w:hAnsi="Times New Roman" w:cs="Times New Roman"/>
          <w:b/>
          <w:bCs/>
          <w:color w:val="202122"/>
          <w:sz w:val="24"/>
          <w:shd w:val="clear" w:color="auto" w:fill="FFFFFF"/>
        </w:rPr>
        <w:t>(4)</w:t>
      </w:r>
      <w:bookmarkStart w:id="8" w:name="OLE_LINK4"/>
      <w:r>
        <w:rPr>
          <w:rFonts w:ascii="Times New Roman" w:hAnsi="Times New Roman" w:cs="Times New Roman"/>
          <w:b/>
          <w:bCs/>
          <w:color w:val="202122"/>
          <w:sz w:val="24"/>
          <w:shd w:val="clear" w:color="auto" w:fill="FFFFFF"/>
        </w:rPr>
        <w:t xml:space="preserve"> Other composite indicators</w:t>
      </w:r>
      <w:bookmarkEnd w:id="8"/>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w:t>
            </w:r>
            <w:ins w:id="121" w:author="爱吃吃的的Sarah" w:date="2023-03-02T13:33:40Z">
              <w:r>
                <w:rPr>
                  <w:rFonts w:hint="eastAsia" w:ascii="Times New Roman" w:hAnsi="Times New Roman" w:cs="Times New Roman"/>
                  <w:color w:val="202122"/>
                  <w:sz w:val="18"/>
                  <w:szCs w:val="18"/>
                  <w:shd w:val="clear" w:color="auto" w:fill="FFFFFF"/>
                  <w:lang w:val="en-US" w:eastAsia="zh-CN"/>
                </w:rPr>
                <w:t>E</w:t>
              </w:r>
            </w:ins>
            <w:ins w:id="122" w:author="爱吃吃的的Sarah" w:date="2023-03-02T13:33:41Z">
              <w:r>
                <w:rPr>
                  <w:rFonts w:hint="eastAsia" w:ascii="Times New Roman" w:hAnsi="Times New Roman" w:cs="Times New Roman"/>
                  <w:color w:val="202122"/>
                  <w:sz w:val="18"/>
                  <w:szCs w:val="18"/>
                  <w:shd w:val="clear" w:color="auto" w:fill="FFFFFF"/>
                  <w:lang w:val="en-US" w:eastAsia="zh-CN"/>
                </w:rPr>
                <w:t>R</w:t>
              </w:r>
            </w:ins>
            <w:del w:id="123" w:author="爱吃吃的的Sarah" w:date="2023-03-02T13:33:39Z">
              <w:r>
                <w:rPr>
                  <w:rFonts w:ascii="Times New Roman" w:hAnsi="Times New Roman" w:cs="Times New Roman"/>
                  <w:color w:val="202122"/>
                  <w:sz w:val="18"/>
                  <w:szCs w:val="18"/>
                  <w:shd w:val="clear" w:color="auto" w:fill="FFFFFF"/>
                </w:rPr>
                <w:delText>R</w:delText>
              </w:r>
            </w:del>
            <w:del w:id="124" w:author="爱吃吃的的Sarah" w:date="2023-03-02T13:33:37Z">
              <w:r>
                <w:rPr>
                  <w:rFonts w:ascii="Times New Roman" w:hAnsi="Times New Roman" w:cs="Times New Roman"/>
                  <w:color w:val="202122"/>
                  <w:sz w:val="18"/>
                  <w:szCs w:val="18"/>
                  <w:shd w:val="clear" w:color="auto" w:fill="FFFFFF"/>
                </w:rPr>
                <w:delText>A</w:delText>
              </w:r>
            </w:del>
            <w:r>
              <w:rPr>
                <w:rFonts w:ascii="Times New Roman" w:hAnsi="Times New Roman" w:cs="Times New Roman"/>
                <w:color w:val="202122"/>
                <w:sz w:val="18"/>
                <w:szCs w:val="18"/>
                <w:shd w:val="clear" w:color="auto" w:fill="FFFFFF"/>
              </w:rPr>
              <w:t>,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UMCSI,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UMCSI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w:t>
      </w:r>
      <w:del w:id="125" w:author="爱吃吃的的Sarah" w:date="2023-03-02T13:34:52Z">
        <w:r>
          <w:rPr>
            <w:rFonts w:ascii="Times New Roman" w:hAnsi="Times New Roman" w:cs="Times New Roman"/>
            <w:color w:val="202122"/>
            <w:sz w:val="24"/>
            <w:shd w:val="clear" w:color="auto" w:fill="FFFFFF"/>
          </w:rPr>
          <w:delText>FRA</w:delText>
        </w:r>
      </w:del>
      <w:ins w:id="126" w:author="爱吃吃的的Sarah" w:date="2023-03-02T13:34:52Z">
        <w:r>
          <w:rPr>
            <w:rFonts w:hint="eastAsia" w:ascii="Times New Roman" w:hAnsi="Times New Roman" w:cs="Times New Roman"/>
            <w:color w:val="202122"/>
            <w:sz w:val="24"/>
            <w:shd w:val="clear" w:color="auto" w:fill="FFFFFF"/>
            <w:lang w:eastAsia="zh-CN"/>
          </w:rPr>
          <w:t>FER</w:t>
        </w:r>
      </w:ins>
      <w:r>
        <w:rPr>
          <w:rFonts w:ascii="Times New Roman" w:hAnsi="Times New Roman" w:cs="Times New Roman"/>
          <w:color w:val="202122"/>
          <w:sz w:val="24"/>
          <w:shd w:val="clear" w:color="auto" w:fill="FFFFFF"/>
        </w:rPr>
        <w:t>, EX, CM2, AM2, FCPG, DJIA, NASDAQ, S&amp;P, SZCOMP, SHCOMP, BI.</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hint="eastAsia" w:ascii="Times New Roman" w:hAnsi="Times New Roman" w:cs="Times New Roman" w:eastAsiaTheme="minorEastAsia"/>
                <w:b/>
                <w:bCs/>
                <w:lang w:eastAsia="zh-CN"/>
              </w:rPr>
            </w:pPr>
            <w:del w:id="127" w:author="爱吃吃的的Sarah" w:date="2023-03-02T13:34:58Z">
              <w:r>
                <w:rPr>
                  <w:rFonts w:ascii="Times New Roman" w:hAnsi="Times New Roman" w:cs="Times New Roman"/>
                  <w:b/>
                  <w:bCs/>
                </w:rPr>
                <w:delText>FRA</w:delText>
              </w:r>
            </w:del>
            <w:ins w:id="128" w:author="爱吃吃的的Sarah" w:date="2023-03-02T13:34:58Z">
              <w:r>
                <w:rPr>
                  <w:rFonts w:hint="eastAsia" w:ascii="Times New Roman" w:hAnsi="Times New Roman" w:cs="Times New Roman"/>
                  <w:b/>
                  <w:bCs/>
                  <w:lang w:eastAsia="zh-CN"/>
                </w:rPr>
                <w:t>FER</w:t>
              </w:r>
            </w:ins>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UMCSI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filter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filtered: </w:t>
      </w:r>
      <w:del w:id="129" w:author="爱吃吃的的Sarah" w:date="2023-03-02T13:34:38Z">
        <w:r>
          <w:rPr>
            <w:rFonts w:ascii="Times New Roman" w:hAnsi="Times New Roman" w:cs="Times New Roman"/>
            <w:color w:val="202122"/>
            <w:sz w:val="24"/>
            <w:shd w:val="clear" w:color="auto" w:fill="FFFFFF"/>
          </w:rPr>
          <w:delText>FRA</w:delText>
        </w:r>
      </w:del>
      <w:ins w:id="130" w:author="爱吃吃的的Sarah" w:date="2023-03-02T13:34:38Z">
        <w:r>
          <w:rPr>
            <w:rFonts w:hint="eastAsia" w:ascii="Times New Roman" w:hAnsi="Times New Roman" w:cs="Times New Roman"/>
            <w:color w:val="202122"/>
            <w:sz w:val="24"/>
            <w:shd w:val="clear" w:color="auto" w:fill="FFFFFF"/>
            <w:lang w:eastAsia="zh-CN"/>
          </w:rPr>
          <w:t>FER</w:t>
        </w:r>
      </w:ins>
      <w:r>
        <w:rPr>
          <w:rFonts w:ascii="Times New Roman" w:hAnsi="Times New Roman" w:cs="Times New Roman"/>
          <w:color w:val="202122"/>
          <w:sz w:val="24"/>
          <w:shd w:val="clear" w:color="auto" w:fill="FFFFFF"/>
        </w:rPr>
        <w:t xml:space="preserve">, DXY, S&amp;P, GEPU, CEPU, and BI. </w:t>
      </w:r>
    </w:p>
    <w:p>
      <w:pPr>
        <w:keepNext/>
        <w:jc w:val="center"/>
        <w:rPr>
          <w:rFonts w:ascii="Times New Roman" w:hAnsi="Times New Roman" w:cs="Times New Roman"/>
        </w:rPr>
      </w:pPr>
      <w:r>
        <w:rPr>
          <w:rFonts w:ascii="Times New Roman" w:hAnsi="Times New Roman" w:cs="Times New Roman"/>
        </w:rPr>
        <w:drawing>
          <wp:inline distT="0" distB="0" distL="114300" distR="114300">
            <wp:extent cx="4061460" cy="2670810"/>
            <wp:effectExtent l="0" t="0" r="2540" b="0"/>
            <wp:docPr id="5" name="图片 5" descr="77787532729684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77875327296849488"/>
                    <pic:cNvPicPr>
                      <a:picLocks noChangeAspect="1"/>
                    </pic:cNvPicPr>
                  </pic:nvPicPr>
                  <pic:blipFill>
                    <a:blip r:embed="rId9"/>
                    <a:stretch>
                      <a:fillRect/>
                    </a:stretch>
                  </pic:blipFill>
                  <pic:spPr>
                    <a:xfrm>
                      <a:off x="0" y="0"/>
                      <a:ext cx="4069372" cy="2676209"/>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16"/>
        <w:spacing w:before="156" w:beforeLines="50" w:line="360" w:lineRule="auto"/>
        <w:ind w:left="0" w:leftChars="0"/>
        <w:outlineLvl w:val="1"/>
        <w:rPr>
          <w:rFonts w:ascii="Times New Roman" w:hAnsi="Times New Roman" w:cs="Times New Roman"/>
          <w:b/>
          <w:bCs/>
          <w:i/>
          <w:iCs/>
          <w:sz w:val="24"/>
        </w:rPr>
      </w:pPr>
      <w:bookmarkStart w:id="9" w:name="_Toc114151817"/>
      <w:r>
        <w:rPr>
          <w:rFonts w:ascii="Times New Roman" w:hAnsi="Times New Roman" w:cs="Times New Roman"/>
          <w:b/>
          <w:bCs/>
          <w:i/>
          <w:iCs/>
          <w:sz w:val="24"/>
        </w:rPr>
        <w:t>3.2 Evaluation Criteria</w:t>
      </w:r>
      <w:bookmarkEnd w:id="9"/>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center"/>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p>
    <w:p>
      <w:pPr>
        <w:pStyle w:val="9"/>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0" w:name="_Toc114151818"/>
      <w:r>
        <w:rPr>
          <w:rFonts w:ascii="Times New Roman" w:hAnsi="Times New Roman" w:eastAsia="宋体"/>
          <w:b/>
          <w:bCs/>
          <w:color w:val="0E101A"/>
          <w:sz w:val="28"/>
          <w:szCs w:val="28"/>
        </w:rPr>
        <w:t>Performance comparison</w:t>
      </w:r>
      <w:bookmarkEnd w:id="10"/>
    </w:p>
    <w:p>
      <w:pPr>
        <w:pStyle w:val="16"/>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4.1 Forecasting Performance</w:t>
      </w:r>
    </w:p>
    <w:p>
      <w:pPr>
        <w:spacing w:line="360" w:lineRule="auto"/>
        <w:ind w:firstLine="420"/>
        <w:rPr>
          <w:rFonts w:ascii="Times New Roman" w:hAnsi="Times New Roman" w:cs="Times New Roman"/>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on each of the models to are performed. Results from adapting 29 variables and LASSO selection models are compared.</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rPr>
                <w:rFonts w:ascii="Times New Roman" w:hAnsi="Times New Roman" w:cs="Times New Roman"/>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0.264</w:t>
            </w:r>
          </w:p>
        </w:tc>
        <w:tc>
          <w:tcPr>
            <w:tcW w:w="2766" w:type="dxa"/>
          </w:tcPr>
          <w:p>
            <w:pPr>
              <w:jc w:val="center"/>
              <w:rPr>
                <w:rFonts w:ascii="Times New Roman" w:hAnsi="Times New Roman" w:cs="Times New Roman"/>
              </w:rPr>
            </w:pPr>
            <w:r>
              <w:rPr>
                <w:rFonts w:ascii="Times New Roman" w:hAnsi="Times New Roman" w:eastAsia="MingLiU" w:cs="Times New Roman"/>
                <w:color w:val="000000"/>
                <w:kern w:val="0"/>
                <w:szCs w:val="21"/>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0.180</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w:t>
            </w:r>
            <w:r>
              <w:rPr>
                <w:rFonts w:ascii="Times New Roman" w:hAnsi="Times New Roman" w:eastAsia="宋体" w:cs="Times New Roman"/>
                <w:color w:val="000000"/>
                <w:kern w:val="0"/>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0.337</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0.102</w:t>
            </w:r>
          </w:p>
        </w:tc>
        <w:tc>
          <w:tcPr>
            <w:tcW w:w="2766"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0.252</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color w:val="000000"/>
                <w:szCs w:val="21"/>
              </w:rPr>
              <w:t>0.190</w:t>
            </w:r>
          </w:p>
        </w:tc>
        <w:tc>
          <w:tcPr>
            <w:tcW w:w="2766" w:type="dxa"/>
          </w:tcPr>
          <w:p>
            <w:pPr>
              <w:jc w:val="center"/>
              <w:rPr>
                <w:rFonts w:ascii="Times New Roman" w:hAnsi="Times New Roman" w:cs="Times New Roman"/>
              </w:rPr>
            </w:pPr>
            <w:r>
              <w:rPr>
                <w:rFonts w:ascii="Times New Roman" w:hAnsi="Times New Roman" w:cs="Times New Roman"/>
                <w:color w:val="000000"/>
                <w:szCs w:val="21"/>
              </w:rPr>
              <w:t>0.227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0.164</w:t>
            </w:r>
          </w:p>
        </w:tc>
        <w:tc>
          <w:tcPr>
            <w:tcW w:w="2766" w:type="dxa"/>
          </w:tcPr>
          <w:p>
            <w:pPr>
              <w:jc w:val="center"/>
              <w:rPr>
                <w:rFonts w:ascii="Times New Roman" w:hAnsi="Times New Roman" w:cs="Times New Roman"/>
              </w:rPr>
            </w:pPr>
            <w:r>
              <w:rPr>
                <w:rFonts w:ascii="Times New Roman" w:hAnsi="Times New Roman" w:cs="Times New Roman"/>
                <w:color w:val="000000"/>
                <w:szCs w:val="21"/>
              </w:rPr>
              <w:t>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color w:val="000000"/>
                <w:szCs w:val="21"/>
              </w:rPr>
              <w:t>0.107</w:t>
            </w:r>
          </w:p>
        </w:tc>
        <w:tc>
          <w:tcPr>
            <w:tcW w:w="2766" w:type="dxa"/>
          </w:tcPr>
          <w:p>
            <w:pPr>
              <w:jc w:val="center"/>
              <w:rPr>
                <w:rFonts w:ascii="Times New Roman" w:hAnsi="Times New Roman" w:cs="Times New Roman"/>
              </w:rPr>
            </w:pPr>
            <w:r>
              <w:rPr>
                <w:rFonts w:ascii="Times New Roman" w:hAnsi="Times New Roman" w:cs="Times New Roman"/>
                <w:color w:val="000000"/>
                <w:szCs w:val="21"/>
              </w:rPr>
              <w:t>0.151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766" w:type="dxa"/>
          </w:tcPr>
          <w:p>
            <w:pPr>
              <w:jc w:val="center"/>
              <w:rPr>
                <w:rFonts w:ascii="Times New Roman" w:hAnsi="Times New Roman" w:cs="Times New Roman"/>
                <w:b/>
                <w:bCs/>
              </w:rPr>
            </w:pPr>
            <w:r>
              <w:rPr>
                <w:rFonts w:ascii="Times New Roman" w:hAnsi="Times New Roman" w:cs="Times New Roman"/>
                <w:b/>
                <w:bCs/>
                <w:color w:val="000000"/>
                <w:szCs w:val="21"/>
              </w:rPr>
              <w:t>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0.095</w:t>
            </w:r>
          </w:p>
        </w:tc>
        <w:tc>
          <w:tcPr>
            <w:tcW w:w="2766" w:type="dxa"/>
          </w:tcPr>
          <w:p>
            <w:pPr>
              <w:jc w:val="center"/>
              <w:rPr>
                <w:rFonts w:ascii="Times New Roman" w:hAnsi="Times New Roman" w:cs="Times New Roman"/>
              </w:rPr>
            </w:pPr>
            <w:r>
              <w:rPr>
                <w:rFonts w:ascii="Times New Roman" w:hAnsi="Times New Roman" w:cs="Times New Roman"/>
                <w:color w:val="000000"/>
                <w:szCs w:val="21"/>
              </w:rPr>
              <w:t>0.125</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rPr>
        <w:t xml:space="preserve">Table 3 illustrates the forecasting </w:t>
      </w:r>
      <w:r>
        <w:rPr>
          <w:rFonts w:hint="eastAsia" w:ascii="Times New Roman" w:hAnsi="Times New Roman" w:cs="Times New Roman"/>
          <w:sz w:val="24"/>
        </w:rPr>
        <w:t xml:space="preserve">error </w:t>
      </w:r>
      <w:r>
        <w:rPr>
          <w:rFonts w:ascii="Times New Roman" w:hAnsi="Times New Roman" w:cs="Times New Roman"/>
          <w:sz w:val="24"/>
        </w:rPr>
        <w:t>on 1-step forecasting. The table shows t</w:t>
      </w:r>
      <w:r>
        <w:rPr>
          <w:rFonts w:hint="eastAsia" w:ascii="Times New Roman" w:hAnsi="Times New Roman" w:cs="Times New Roman"/>
          <w:sz w:val="24"/>
          <w:szCs w:val="32"/>
        </w:rPr>
        <w:t xml:space="preserve">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w:t>
      </w:r>
      <w:r>
        <w:rPr>
          <w:rFonts w:ascii="Times New Roman" w:hAnsi="Times New Roman" w:cs="Times New Roman"/>
          <w:sz w:val="24"/>
          <w:szCs w:val="32"/>
        </w:rPr>
        <w:t>LASSO selection models than pure neural network models</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sz w:val="24"/>
        </w:rPr>
        <w:t>Moreover, the result illustrates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w:t>
      </w:r>
      <w:r>
        <w:rPr>
          <w:rFonts w:ascii="Times New Roman" w:hAnsi="Times New Roman" w:cs="Times New Roman"/>
          <w:sz w:val="24"/>
          <w:szCs w:val="32"/>
        </w:rPr>
        <w:t>51 and 0.</w:t>
      </w:r>
      <w:r>
        <w:rPr>
          <w:rFonts w:hint="eastAsia" w:ascii="Times New Roman" w:hAnsi="Times New Roman" w:cs="Times New Roman"/>
          <w:sz w:val="24"/>
          <w:szCs w:val="32"/>
        </w:rPr>
        <w:t>0</w:t>
      </w:r>
      <w:r>
        <w:rPr>
          <w:rFonts w:ascii="Times New Roman" w:hAnsi="Times New Roman" w:cs="Times New Roman"/>
          <w:sz w:val="24"/>
          <w:szCs w:val="32"/>
        </w:rPr>
        <w:t>72</w:t>
      </w:r>
      <w:r>
        <w:rPr>
          <w:rFonts w:hint="eastAsia" w:ascii="Times New Roman" w:hAnsi="Times New Roman" w:cs="Times New Roman"/>
          <w:sz w:val="24"/>
          <w:szCs w:val="32"/>
        </w:rPr>
        <w:t>.</w:t>
      </w:r>
      <w:r>
        <w:rPr>
          <w:rFonts w:ascii="Times New Roman" w:hAnsi="Times New Roman" w:cs="Times New Roman"/>
          <w:sz w:val="24"/>
          <w:szCs w:val="32"/>
        </w:rPr>
        <w:t xml:space="preserve"> This demonstrates that LASSO-BiLSTM would be the best model.</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We continue looking at the results on 3-steps forecasting and 6-steps forecasting. Table 4 demonstrates the model performance errors in 3-steps forecasting, where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 xml:space="preserve">As shown in table 4 and 5,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LASSO-BiLSTM always has the lowest error. Moreover, the error for LASSO </w:t>
      </w:r>
      <w:r>
        <w:rPr>
          <w:rFonts w:hint="eastAsia" w:ascii="Times New Roman" w:hAnsi="Times New Roman" w:cs="Times New Roman"/>
          <w:sz w:val="24"/>
          <w:szCs w:val="32"/>
        </w:rPr>
        <w:t>selection</w:t>
      </w:r>
      <w:r>
        <w:rPr>
          <w:rFonts w:ascii="Times New Roman" w:hAnsi="Times New Roman" w:cs="Times New Roman"/>
          <w:sz w:val="24"/>
          <w:szCs w:val="32"/>
        </w:rPr>
        <w:t xml:space="preserve"> models is a much lower than pure neural network model. Therefore, LASSO selection is effective at exchange rate prediction. The multi-step forecasting accurately verified the results from 1-step forecasting.</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p>
    <w:p>
      <w:pPr>
        <w:spacing w:before="156" w:beforeLines="50" w:line="360" w:lineRule="auto"/>
        <w:jc w:val="center"/>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0288" behindDoc="1" locked="0" layoutInCell="1" allowOverlap="1">
            <wp:simplePos x="0" y="0"/>
            <wp:positionH relativeFrom="column">
              <wp:posOffset>635</wp:posOffset>
            </wp:positionH>
            <wp:positionV relativeFrom="paragraph">
              <wp:posOffset>466090</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line="360" w:lineRule="auto"/>
        <w:ind w:firstLine="420"/>
        <w:rPr>
          <w:ins w:id="131" w:author="user" w:date="2023-02-28T17:37:00Z"/>
          <w:rFonts w:ascii="Times New Roman" w:hAnsi="Times New Roman" w:cs="Times New Roman"/>
          <w:sz w:val="24"/>
        </w:rPr>
      </w:pPr>
      <w:del w:id="132" w:author="user" w:date="2023-02-28T17:49:00Z">
        <w:r>
          <w:rPr>
            <w:rFonts w:ascii="Times New Roman" w:hAnsi="Times New Roman" w:cs="Times New Roman"/>
            <w:sz w:val="24"/>
            <w:szCs w:val="32"/>
          </w:rPr>
          <w:delText>Overall, this improvement illustrates</w:delText>
        </w:r>
      </w:del>
      <w:del w:id="133" w:author="user" w:date="2023-02-28T17:49:00Z">
        <w:r>
          <w:rPr>
            <w:rFonts w:hint="eastAsia" w:ascii="Times New Roman" w:hAnsi="Times New Roman" w:cs="Times New Roman"/>
            <w:sz w:val="24"/>
            <w:szCs w:val="32"/>
          </w:rPr>
          <w:delText xml:space="preserve"> three </w:delText>
        </w:r>
      </w:del>
      <w:del w:id="134" w:author="user" w:date="2023-02-28T17:49:00Z">
        <w:r>
          <w:rPr>
            <w:rFonts w:ascii="Times New Roman" w:hAnsi="Times New Roman" w:cs="Times New Roman"/>
            <w:sz w:val="24"/>
            <w:szCs w:val="32"/>
          </w:rPr>
          <w:delText>important conclusions: 1) Utilizing the LASSO method of feature selection does reduce overfitting and thus gives a more promising result. 2) Pure n</w:delText>
        </w:r>
      </w:del>
      <w:del w:id="135" w:author="user" w:date="2023-02-28T17:49:00Z">
        <w:r>
          <w:rPr>
            <w:rFonts w:hint="eastAsia" w:ascii="Times New Roman" w:hAnsi="Times New Roman" w:cs="Times New Roman"/>
            <w:sz w:val="24"/>
            <w:szCs w:val="32"/>
          </w:rPr>
          <w:delText>eural network models</w:delText>
        </w:r>
      </w:del>
      <w:del w:id="136" w:author="user" w:date="2023-02-28T17:49:00Z">
        <w:r>
          <w:rPr>
            <w:rFonts w:ascii="Times New Roman" w:hAnsi="Times New Roman" w:cs="Times New Roman"/>
            <w:sz w:val="24"/>
            <w:szCs w:val="32"/>
          </w:rPr>
          <w:delText xml:space="preserve"> </w:delText>
        </w:r>
      </w:del>
      <w:del w:id="137" w:author="user" w:date="2023-02-28T17:49:00Z">
        <w:r>
          <w:rPr>
            <w:rFonts w:hint="eastAsia" w:ascii="Times New Roman" w:hAnsi="Times New Roman" w:cs="Times New Roman"/>
            <w:sz w:val="24"/>
            <w:szCs w:val="32"/>
          </w:rPr>
          <w:delText>are</w:delText>
        </w:r>
      </w:del>
      <w:del w:id="138" w:author="user" w:date="2023-02-28T17:49:00Z">
        <w:r>
          <w:rPr>
            <w:rFonts w:ascii="Times New Roman" w:hAnsi="Times New Roman" w:cs="Times New Roman"/>
            <w:sz w:val="24"/>
            <w:szCs w:val="32"/>
          </w:rPr>
          <w:delText xml:space="preserve"> especially sensitive to redundant variables under this research</w:delText>
        </w:r>
      </w:del>
      <w:del w:id="139" w:author="user" w:date="2023-02-28T17:49:00Z">
        <w:r>
          <w:rPr>
            <w:rFonts w:hint="eastAsia" w:ascii="Times New Roman" w:hAnsi="Times New Roman" w:cs="Times New Roman"/>
            <w:sz w:val="24"/>
            <w:szCs w:val="32"/>
          </w:rPr>
          <w:delText xml:space="preserve"> 3) LASSO-BiLSTM outperforms the other models.</w:delText>
        </w:r>
      </w:del>
      <w:ins w:id="140" w:author="user" w:date="2023-02-28T17:36:00Z">
        <w:r>
          <w:rPr>
            <w:rFonts w:ascii="Times New Roman" w:hAnsi="Times New Roman" w:cs="Times New Roman"/>
            <w:sz w:val="24"/>
          </w:rPr>
          <w:t xml:space="preserve">The proposed model can be used to forecast the exchange rate effectively, and outperform the benchmarks. Several important conclusions can be drawn </w:t>
        </w:r>
      </w:ins>
      <w:ins w:id="141" w:author="user" w:date="2023-02-28T17:38:00Z">
        <w:r>
          <w:rPr>
            <w:rFonts w:ascii="Times New Roman" w:hAnsi="Times New Roman" w:cs="Times New Roman"/>
            <w:sz w:val="24"/>
          </w:rPr>
          <w:t>from</w:t>
        </w:r>
      </w:ins>
      <w:ins w:id="142" w:author="user" w:date="2023-02-28T17:36:00Z">
        <w:r>
          <w:rPr>
            <w:rFonts w:ascii="Times New Roman" w:hAnsi="Times New Roman" w:cs="Times New Roman"/>
            <w:sz w:val="24"/>
          </w:rPr>
          <w:t xml:space="preserve"> the performance comparison above: (1) our proposed </w:t>
        </w:r>
      </w:ins>
      <w:ins w:id="143" w:author="user" w:date="2023-02-28T17:38:00Z">
        <w:r>
          <w:rPr>
            <w:rFonts w:ascii="Times New Roman" w:hAnsi="Times New Roman" w:cs="Times New Roman"/>
            <w:sz w:val="24"/>
          </w:rPr>
          <w:t>model</w:t>
        </w:r>
      </w:ins>
      <w:ins w:id="144" w:author="user" w:date="2023-02-28T17:36:00Z">
        <w:r>
          <w:rPr>
            <w:rFonts w:ascii="Times New Roman" w:hAnsi="Times New Roman" w:cs="Times New Roman"/>
            <w:sz w:val="24"/>
          </w:rPr>
          <w:t xml:space="preserve"> can outperform the </w:t>
        </w:r>
      </w:ins>
      <w:ins w:id="145" w:author="user" w:date="2023-02-28T17:38:00Z">
        <w:r>
          <w:rPr>
            <w:rFonts w:ascii="Times New Roman" w:hAnsi="Times New Roman" w:cs="Times New Roman"/>
            <w:sz w:val="24"/>
          </w:rPr>
          <w:t>benchmarks</w:t>
        </w:r>
      </w:ins>
      <w:ins w:id="146" w:author="user" w:date="2023-02-28T17:36:00Z">
        <w:r>
          <w:rPr>
            <w:rFonts w:ascii="Times New Roman" w:hAnsi="Times New Roman" w:cs="Times New Roman"/>
            <w:sz w:val="24"/>
          </w:rPr>
          <w:t xml:space="preserve"> in forecasting exchange rate with MAE and </w:t>
        </w:r>
      </w:ins>
      <w:ins w:id="147" w:author="user" w:date="2023-02-28T17:37:00Z">
        <w:r>
          <w:rPr>
            <w:rFonts w:ascii="Times New Roman" w:hAnsi="Times New Roman" w:cs="Times New Roman"/>
            <w:sz w:val="24"/>
          </w:rPr>
          <w:t xml:space="preserve">RMSE; (2) the </w:t>
        </w:r>
      </w:ins>
      <w:ins w:id="148" w:author="user" w:date="2023-02-28T17:40:00Z">
        <w:r>
          <w:rPr>
            <w:rFonts w:ascii="Times New Roman" w:hAnsi="Times New Roman" w:cs="Times New Roman"/>
            <w:sz w:val="24"/>
            <w:szCs w:val="32"/>
          </w:rPr>
          <w:t>LASSO</w:t>
        </w:r>
      </w:ins>
      <w:ins w:id="149" w:author="user" w:date="2023-02-28T17:37:00Z">
        <w:r>
          <w:rPr>
            <w:rFonts w:ascii="Times New Roman" w:hAnsi="Times New Roman" w:cs="Times New Roman"/>
            <w:sz w:val="24"/>
          </w:rPr>
          <w:t>-based model</w:t>
        </w:r>
      </w:ins>
      <w:ins w:id="150" w:author="user" w:date="2023-02-28T17:38:00Z">
        <w:r>
          <w:rPr>
            <w:rFonts w:ascii="Times New Roman" w:hAnsi="Times New Roman" w:cs="Times New Roman"/>
            <w:sz w:val="24"/>
          </w:rPr>
          <w:t xml:space="preserve">s </w:t>
        </w:r>
      </w:ins>
      <w:ins w:id="151" w:author="user" w:date="2023-02-28T17:39:00Z">
        <w:r>
          <w:rPr>
            <w:rFonts w:ascii="Times New Roman" w:hAnsi="Times New Roman" w:cs="Times New Roman"/>
            <w:sz w:val="24"/>
          </w:rPr>
          <w:t xml:space="preserve">generally outperforms the single models </w:t>
        </w:r>
      </w:ins>
      <w:ins w:id="152" w:author="user" w:date="2023-02-28T17:40:00Z">
        <w:r>
          <w:rPr>
            <w:rFonts w:ascii="Times New Roman" w:hAnsi="Times New Roman" w:cs="Times New Roman"/>
            <w:sz w:val="24"/>
          </w:rPr>
          <w:t xml:space="preserve">since the </w:t>
        </w:r>
      </w:ins>
      <w:ins w:id="153" w:author="user" w:date="2023-02-28T17:40:00Z">
        <w:r>
          <w:rPr>
            <w:rFonts w:ascii="Times New Roman" w:hAnsi="Times New Roman" w:cs="Times New Roman"/>
            <w:sz w:val="24"/>
            <w:szCs w:val="32"/>
          </w:rPr>
          <w:t>LASSO method of feature selection does reduce overfitting and thus gives a more promising result; (3</w:t>
        </w:r>
      </w:ins>
      <w:ins w:id="154" w:author="user" w:date="2023-02-28T17:41:00Z">
        <w:r>
          <w:rPr>
            <w:rFonts w:ascii="Times New Roman" w:hAnsi="Times New Roman" w:cs="Times New Roman"/>
            <w:sz w:val="24"/>
            <w:szCs w:val="32"/>
          </w:rPr>
          <w:t>) The BiLSTM</w:t>
        </w:r>
      </w:ins>
      <w:ins w:id="155" w:author="user" w:date="2023-02-28T17:42:00Z">
        <w:r>
          <w:rPr>
            <w:rFonts w:ascii="Times New Roman" w:hAnsi="Times New Roman" w:cs="Times New Roman"/>
            <w:sz w:val="24"/>
            <w:szCs w:val="32"/>
          </w:rPr>
          <w:t>-based model</w:t>
        </w:r>
      </w:ins>
      <w:ins w:id="156" w:author="user" w:date="2023-02-28T17:41:00Z">
        <w:r>
          <w:rPr>
            <w:rFonts w:ascii="Times New Roman" w:hAnsi="Times New Roman" w:cs="Times New Roman"/>
            <w:sz w:val="24"/>
            <w:szCs w:val="32"/>
          </w:rPr>
          <w:t xml:space="preserve"> is generally </w:t>
        </w:r>
      </w:ins>
      <w:ins w:id="157" w:author="user" w:date="2023-02-28T17:42:00Z">
        <w:r>
          <w:rPr>
            <w:rFonts w:ascii="Times New Roman" w:hAnsi="Times New Roman" w:cs="Times New Roman"/>
            <w:sz w:val="24"/>
            <w:szCs w:val="32"/>
          </w:rPr>
          <w:t>performs better than the other models, that is BiLSTM is mo</w:t>
        </w:r>
      </w:ins>
      <w:ins w:id="158" w:author="user" w:date="2023-02-28T17:43:00Z">
        <w:r>
          <w:rPr>
            <w:rFonts w:ascii="Times New Roman" w:hAnsi="Times New Roman" w:cs="Times New Roman"/>
            <w:sz w:val="24"/>
            <w:szCs w:val="32"/>
          </w:rPr>
          <w:t>re suitable to deal with the high volatility and nonlinear patterns in the time series of exchange rates. (4)</w:t>
        </w:r>
      </w:ins>
      <w:ins w:id="159" w:author="user" w:date="2023-02-28T17:44:00Z">
        <w:r>
          <w:rPr>
            <w:rFonts w:ascii="Times New Roman" w:hAnsi="Times New Roman" w:cs="Times New Roman"/>
            <w:sz w:val="24"/>
            <w:szCs w:val="32"/>
          </w:rPr>
          <w:t xml:space="preserve"> </w:t>
        </w:r>
      </w:ins>
      <w:ins w:id="160" w:author="user" w:date="2023-02-28T17:47:00Z">
        <w:r>
          <w:rPr>
            <w:rFonts w:ascii="Times New Roman" w:hAnsi="Times New Roman" w:cs="Times New Roman"/>
            <w:sz w:val="24"/>
            <w:szCs w:val="32"/>
          </w:rPr>
          <w:t xml:space="preserve">exchange rate fluctuations are influenced by a variety of factors, and </w:t>
        </w:r>
      </w:ins>
      <w:ins w:id="161" w:author="user" w:date="2023-02-28T17:44:00Z">
        <w:r>
          <w:rPr>
            <w:rFonts w:ascii="Times New Roman" w:hAnsi="Times New Roman" w:cs="Times New Roman"/>
            <w:sz w:val="24"/>
            <w:szCs w:val="32"/>
          </w:rPr>
          <w:t>compared with the previous study, it is the first time that the market-based variables and macroeconomic variables have been selected to predict the exchange rate of USD/CNY</w:t>
        </w:r>
      </w:ins>
      <w:ins w:id="162" w:author="user" w:date="2023-02-28T17:47:00Z">
        <w:r>
          <w:rPr>
            <w:rFonts w:ascii="Times New Roman" w:hAnsi="Times New Roman" w:cs="Times New Roman"/>
            <w:sz w:val="24"/>
            <w:szCs w:val="32"/>
          </w:rPr>
          <w:t>.</w:t>
        </w:r>
      </w:ins>
      <w:ins w:id="163" w:author="user" w:date="2023-02-28T17:46:00Z">
        <w:r>
          <w:rPr>
            <w:rFonts w:ascii="Times New Roman" w:hAnsi="Times New Roman" w:cs="Times New Roman"/>
            <w:sz w:val="24"/>
            <w:szCs w:val="32"/>
          </w:rPr>
          <w:t xml:space="preserve"> </w:t>
        </w:r>
      </w:ins>
      <w:ins w:id="164" w:author="user" w:date="2023-02-28T17:48:00Z">
        <w:r>
          <w:rPr>
            <w:rFonts w:ascii="Times New Roman" w:hAnsi="Times New Roman" w:cs="Times New Roman"/>
            <w:sz w:val="24"/>
            <w:szCs w:val="32"/>
          </w:rPr>
          <w:t>The proposed model</w:t>
        </w:r>
      </w:ins>
      <w:ins w:id="165" w:author="user" w:date="2023-02-28T17:46:00Z">
        <w:r>
          <w:rPr>
            <w:rFonts w:ascii="Times New Roman" w:hAnsi="Times New Roman" w:cs="Times New Roman"/>
            <w:sz w:val="24"/>
            <w:szCs w:val="32"/>
          </w:rPr>
          <w:t xml:space="preserve"> contains more information to </w:t>
        </w:r>
      </w:ins>
      <w:ins w:id="166" w:author="user" w:date="2023-02-28T17:49:00Z">
        <w:r>
          <w:rPr>
            <w:rFonts w:ascii="Times New Roman" w:hAnsi="Times New Roman" w:cs="Times New Roman"/>
            <w:sz w:val="24"/>
            <w:szCs w:val="32"/>
          </w:rPr>
          <w:t>simulate</w:t>
        </w:r>
      </w:ins>
      <w:ins w:id="167" w:author="user" w:date="2023-02-28T17:47:00Z">
        <w:r>
          <w:rPr>
            <w:rFonts w:ascii="Times New Roman" w:hAnsi="Times New Roman" w:cs="Times New Roman"/>
            <w:sz w:val="24"/>
            <w:szCs w:val="32"/>
          </w:rPr>
          <w:t xml:space="preserve"> the </w:t>
        </w:r>
      </w:ins>
      <w:ins w:id="168" w:author="user" w:date="2023-02-28T17:48:00Z">
        <w:r>
          <w:rPr>
            <w:rFonts w:ascii="Times New Roman" w:hAnsi="Times New Roman" w:cs="Times New Roman"/>
            <w:sz w:val="24"/>
            <w:szCs w:val="32"/>
          </w:rPr>
          <w:t xml:space="preserve">fluctuations of exchange rate and get more accurate predictions. </w:t>
        </w:r>
      </w:ins>
    </w:p>
    <w:p>
      <w:pPr>
        <w:spacing w:line="360" w:lineRule="auto"/>
        <w:ind w:firstLine="420"/>
        <w:rPr>
          <w:ins w:id="169" w:author="user" w:date="2023-02-28T17:36:00Z"/>
          <w:rFonts w:ascii="Times New Roman" w:hAnsi="Times New Roman" w:cs="Times New Roman"/>
          <w:sz w:val="24"/>
        </w:rPr>
      </w:pPr>
      <w:ins w:id="170" w:author="user" w:date="2023-02-28T17:56:00Z">
        <w:r>
          <w:rPr>
            <w:rFonts w:ascii="Times New Roman" w:hAnsi="Times New Roman" w:cs="Times New Roman"/>
            <w:sz w:val="24"/>
          </w:rPr>
          <w:t>Furthermore, t</w:t>
        </w:r>
      </w:ins>
      <w:ins w:id="171" w:author="user" w:date="2023-02-28T17:49:00Z">
        <w:r>
          <w:rPr>
            <w:rFonts w:ascii="Times New Roman" w:hAnsi="Times New Roman" w:cs="Times New Roman"/>
            <w:sz w:val="24"/>
          </w:rPr>
          <w:t xml:space="preserve">he </w:t>
        </w:r>
      </w:ins>
      <w:ins w:id="172" w:author="user" w:date="2023-02-28T17:36:00Z">
        <w:r>
          <w:rPr>
            <w:rFonts w:ascii="Times New Roman" w:hAnsi="Times New Roman" w:cs="Times New Roman"/>
            <w:sz w:val="24"/>
          </w:rPr>
          <w:t xml:space="preserve">29 variables have been selected from various dimensions to predict the exchange rate of USD/CNY, our result gives new implications of what variables are significantly related to the exchange rate forecast. More specifically, 6 variables have the highest relevance with the forecast, which are: </w:t>
        </w:r>
      </w:ins>
      <w:ins w:id="173" w:author="user" w:date="2023-02-28T17:36:00Z">
        <w:del w:id="174" w:author="爱吃吃的的Sarah" w:date="2023-03-02T13:34:40Z">
          <w:r>
            <w:rPr>
              <w:rFonts w:ascii="Times New Roman" w:hAnsi="Times New Roman" w:cs="Times New Roman"/>
              <w:sz w:val="24"/>
            </w:rPr>
            <w:delText>FRA</w:delText>
          </w:r>
        </w:del>
      </w:ins>
      <w:ins w:id="175" w:author="爱吃吃的的Sarah" w:date="2023-03-02T13:34:40Z">
        <w:r>
          <w:rPr>
            <w:rFonts w:hint="eastAsia" w:ascii="Times New Roman" w:hAnsi="Times New Roman" w:cs="Times New Roman"/>
            <w:sz w:val="24"/>
            <w:lang w:eastAsia="zh-CN"/>
          </w:rPr>
          <w:t>FER</w:t>
        </w:r>
      </w:ins>
      <w:ins w:id="176" w:author="user" w:date="2023-02-28T17:36:00Z">
        <w:r>
          <w:rPr>
            <w:rFonts w:ascii="Times New Roman" w:hAnsi="Times New Roman" w:cs="Times New Roman"/>
            <w:sz w:val="24"/>
          </w:rPr>
          <w:t xml:space="preserve">, DXY, S&amp;P, GEPU, CEPU, and BI. </w:t>
        </w:r>
      </w:ins>
    </w:p>
    <w:p>
      <w:pPr>
        <w:spacing w:before="0" w:beforeLines="-2147483648" w:line="360" w:lineRule="auto"/>
        <w:ind w:firstLine="420"/>
        <w:rPr>
          <w:ins w:id="178" w:author="爱吃吃的的Sarah" w:date="2023-03-02T13:38:52Z"/>
          <w:rFonts w:ascii="Times New Roman" w:hAnsi="Times New Roman" w:cs="Times New Roman"/>
          <w:sz w:val="24"/>
        </w:rPr>
        <w:pPrChange w:id="177" w:author="user" w:date="2023-02-28T17:58:00Z">
          <w:pPr>
            <w:spacing w:before="156" w:beforeLines="50" w:line="360" w:lineRule="auto"/>
            <w:ind w:firstLine="420"/>
          </w:pPr>
        </w:pPrChange>
      </w:pPr>
      <w:ins w:id="179" w:author="user" w:date="2023-02-28T17:36:00Z">
        <w:r>
          <w:rPr>
            <w:rFonts w:ascii="Times New Roman" w:hAnsi="Times New Roman" w:cs="Times New Roman"/>
            <w:sz w:val="24"/>
          </w:rPr>
          <w:t>Foreign exchange reserves (</w:t>
        </w:r>
      </w:ins>
      <w:ins w:id="180" w:author="user" w:date="2023-02-28T17:36:00Z">
        <w:del w:id="181" w:author="爱吃吃的的Sarah" w:date="2023-03-02T13:34:41Z">
          <w:r>
            <w:rPr>
              <w:rFonts w:ascii="Times New Roman" w:hAnsi="Times New Roman" w:cs="Times New Roman"/>
              <w:sz w:val="24"/>
            </w:rPr>
            <w:delText>FRA</w:delText>
          </w:r>
        </w:del>
      </w:ins>
      <w:ins w:id="182" w:author="爱吃吃的的Sarah" w:date="2023-03-02T13:34:41Z">
        <w:r>
          <w:rPr>
            <w:rFonts w:hint="eastAsia" w:ascii="Times New Roman" w:hAnsi="Times New Roman" w:cs="Times New Roman"/>
            <w:sz w:val="24"/>
            <w:lang w:eastAsia="zh-CN"/>
          </w:rPr>
          <w:t>FER</w:t>
        </w:r>
      </w:ins>
      <w:ins w:id="183" w:author="user" w:date="2023-02-28T17:36:00Z">
        <w:r>
          <w:rPr>
            <w:rFonts w:ascii="Times New Roman" w:hAnsi="Times New Roman" w:cs="Times New Roman"/>
            <w:sz w:val="24"/>
          </w:rPr>
          <w:t xml:space="preserve">)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ins>
    </w:p>
    <w:p>
      <w:pPr>
        <w:spacing w:before="0" w:beforeLines="-2147483648" w:line="360" w:lineRule="auto"/>
        <w:ind w:firstLine="420"/>
        <w:rPr>
          <w:ins w:id="185" w:author="爱吃吃的的Sarah" w:date="2023-03-02T13:39:06Z"/>
          <w:rFonts w:ascii="Times New Roman" w:hAnsi="Times New Roman" w:cs="Times New Roman"/>
          <w:sz w:val="24"/>
        </w:rPr>
        <w:pPrChange w:id="184" w:author="user" w:date="2023-02-28T17:58:00Z">
          <w:pPr>
            <w:spacing w:before="156" w:beforeLines="50" w:line="360" w:lineRule="auto"/>
            <w:ind w:firstLine="420"/>
          </w:pPr>
        </w:pPrChange>
      </w:pPr>
      <w:ins w:id="186" w:author="user" w:date="2023-02-28T17:36:00Z">
        <w:r>
          <w:rPr>
            <w:rFonts w:ascii="Times New Roman" w:hAnsi="Times New Roman" w:cs="Times New Roman"/>
            <w:sz w:val="24"/>
          </w:rPr>
          <w:t xml:space="preserve">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w:t>
        </w:r>
      </w:ins>
    </w:p>
    <w:p>
      <w:pPr>
        <w:spacing w:before="0" w:beforeLines="-2147483648" w:line="360" w:lineRule="auto"/>
        <w:ind w:firstLine="420"/>
        <w:rPr>
          <w:ins w:id="188" w:author="爱吃吃的的Sarah" w:date="2023-03-02T13:39:22Z"/>
          <w:rFonts w:ascii="Times New Roman" w:hAnsi="Times New Roman" w:cs="Times New Roman"/>
          <w:sz w:val="24"/>
        </w:rPr>
        <w:pPrChange w:id="187" w:author="user" w:date="2023-02-28T17:58:00Z">
          <w:pPr>
            <w:spacing w:before="156" w:beforeLines="50" w:line="360" w:lineRule="auto"/>
            <w:ind w:firstLine="420"/>
          </w:pPr>
        </w:pPrChange>
      </w:pPr>
      <w:ins w:id="189" w:author="user" w:date="2023-02-28T17:36:00Z">
        <w:r>
          <w:rPr>
            <w:rFonts w:ascii="Times New Roman" w:hAnsi="Times New Roman" w:cs="Times New Roman"/>
            <w:sz w:val="24"/>
          </w:rPr>
          <w:t>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w:t>
        </w:r>
      </w:ins>
      <w:ins w:id="190" w:author="user" w:date="2023-02-28T17:56:00Z">
        <w:r>
          <w:rPr>
            <w:rFonts w:ascii="Times New Roman" w:hAnsi="Times New Roman" w:cs="Times New Roman"/>
            <w:sz w:val="24"/>
          </w:rPr>
          <w:t xml:space="preserve"> </w:t>
        </w:r>
      </w:ins>
    </w:p>
    <w:p>
      <w:pPr>
        <w:spacing w:before="0" w:beforeLines="-2147483648" w:line="360" w:lineRule="auto"/>
        <w:ind w:firstLine="420"/>
        <w:rPr>
          <w:ins w:id="192" w:author="爱吃吃的的Sarah" w:date="2023-03-02T13:39:44Z"/>
          <w:rFonts w:ascii="Times New Roman" w:hAnsi="Times New Roman" w:cs="Times New Roman"/>
          <w:sz w:val="24"/>
        </w:rPr>
        <w:pPrChange w:id="191" w:author="user" w:date="2023-02-28T17:58:00Z">
          <w:pPr>
            <w:spacing w:before="156" w:beforeLines="50" w:line="360" w:lineRule="auto"/>
            <w:ind w:firstLine="420"/>
          </w:pPr>
        </w:pPrChange>
      </w:pPr>
      <w:ins w:id="193" w:author="user" w:date="2023-02-28T17:36:00Z">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ins>
    </w:p>
    <w:p>
      <w:pPr>
        <w:spacing w:before="0" w:beforeLines="-2147483648" w:line="360" w:lineRule="auto"/>
        <w:ind w:firstLine="420"/>
        <w:rPr>
          <w:rFonts w:ascii="Times New Roman" w:hAnsi="Times New Roman" w:cs="Times New Roman"/>
          <w:sz w:val="24"/>
        </w:rPr>
        <w:pPrChange w:id="194" w:author="user" w:date="2023-02-28T17:58:00Z">
          <w:pPr>
            <w:spacing w:before="156" w:beforeLines="50" w:line="360" w:lineRule="auto"/>
            <w:ind w:firstLine="420"/>
          </w:pPr>
        </w:pPrChange>
      </w:pPr>
      <w:ins w:id="195" w:author="user" w:date="2023-02-28T17:36:00Z">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ins>
    </w:p>
    <w:p>
      <w:pPr>
        <w:pStyle w:val="16"/>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ins w:id="196" w:author="user" w:date="2023-02-28T17:50:00Z">
        <w:r>
          <w:rPr>
            <w:rFonts w:ascii="Times New Roman" w:hAnsi="Times New Roman" w:cs="Times New Roman"/>
            <w:sz w:val="24"/>
          </w:rPr>
          <w:t xml:space="preserve">To further verify the </w:t>
        </w:r>
      </w:ins>
      <w:ins w:id="197" w:author="user" w:date="2023-02-28T17:51:00Z">
        <w:r>
          <w:rPr>
            <w:rFonts w:ascii="Times New Roman" w:hAnsi="Times New Roman" w:cs="Times New Roman"/>
            <w:sz w:val="24"/>
          </w:rPr>
          <w:t>statistical</w:t>
        </w:r>
      </w:ins>
      <w:ins w:id="198" w:author="user" w:date="2023-02-28T17:50:00Z">
        <w:r>
          <w:rPr>
            <w:rFonts w:ascii="Times New Roman" w:hAnsi="Times New Roman" w:cs="Times New Roman"/>
            <w:sz w:val="24"/>
          </w:rPr>
          <w:t xml:space="preserve"> superiority of the proposed approach, the</w:t>
        </w:r>
      </w:ins>
      <w:del w:id="199" w:author="user" w:date="2023-02-28T17:51:00Z">
        <w:r>
          <w:rPr>
            <w:rFonts w:ascii="Times New Roman" w:hAnsi="Times New Roman" w:cs="Times New Roman"/>
            <w:sz w:val="24"/>
          </w:rPr>
          <w:delText>A</w:delText>
        </w:r>
      </w:del>
      <w:r>
        <w:rPr>
          <w:rFonts w:ascii="Times New Roman" w:hAnsi="Times New Roman" w:cs="Times New Roman"/>
          <w:sz w:val="24"/>
        </w:rPr>
        <w:t xml:space="preserve"> Diebold-Mariano (DM) test is </w:t>
      </w:r>
      <w:del w:id="200" w:author="user" w:date="2023-02-28T17:51:00Z">
        <w:r>
          <w:rPr>
            <w:rFonts w:ascii="Times New Roman" w:hAnsi="Times New Roman" w:cs="Times New Roman"/>
            <w:sz w:val="24"/>
          </w:rPr>
          <w:delText>used to compare the forecasting performance of two models</w:delText>
        </w:r>
      </w:del>
      <w:ins w:id="201" w:author="user" w:date="2023-02-28T17:51:00Z">
        <w:r>
          <w:rPr>
            <w:rFonts w:ascii="Times New Roman" w:hAnsi="Times New Roman" w:cs="Times New Roman"/>
            <w:sz w:val="24"/>
          </w:rPr>
          <w:t>utilized</w:t>
        </w:r>
      </w:ins>
      <w:r>
        <w:rPr>
          <w:rFonts w:ascii="Times New Roman" w:hAnsi="Times New Roman" w:cs="Times New Roman"/>
          <w:sz w:val="24"/>
        </w:rPr>
        <w:t xml:space="preserve"> (Diebold and Mariano, 2002). </w:t>
      </w:r>
      <w:r>
        <w:rPr>
          <w:rFonts w:hint="eastAsia" w:ascii="Times New Roman" w:hAnsi="Times New Roman" w:cs="Times New Roman"/>
          <w:sz w:val="24"/>
        </w:rPr>
        <w:t>T</w:t>
      </w:r>
      <w:r>
        <w:rPr>
          <w:rFonts w:ascii="Times New Roman" w:hAnsi="Times New Roman" w:cs="Times New Roman"/>
          <w:sz w:val="24"/>
        </w:rPr>
        <w:t>he DM test is performed by checking the loss differential expectation score. 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is that the two forecasts have equal predicting accuracy. The null hypothesis can only be rejected if the significance level is lower than 10%. The loss differential is calculated according to the root mean squared error (RMSE), which is one of the errors we have tested in the model. </w:t>
      </w:r>
    </w:p>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spacing w:before="156" w:beforeLines="50" w:line="360" w:lineRule="auto"/>
        <w:jc w:val="left"/>
        <w:rPr>
          <w:rFonts w:ascii="Times New Roman" w:hAnsi="Times New Roman" w:cs="Times New Roman"/>
          <w:sz w:val="20"/>
          <w:szCs w:val="20"/>
        </w:rPr>
        <w:pPrChange w:id="202" w:author="爱吃吃的的Sarah" w:date="2023-03-01T17:21:14Z">
          <w:pPr>
            <w:spacing w:before="156" w:beforeLines="50" w:line="360" w:lineRule="auto"/>
          </w:pPr>
        </w:pPrChange>
      </w:pPr>
      <w:r>
        <w:rPr>
          <w:rFonts w:hint="eastAsia" w:ascii="Times New Roman" w:hAnsi="Times New Roman" w:cs="Times New Roman"/>
          <w:sz w:val="20"/>
          <w:szCs w:val="20"/>
        </w:rPr>
        <w:t>*</w:t>
      </w:r>
      <w:r>
        <w:rPr>
          <w:rFonts w:ascii="Times New Roman" w:hAnsi="Times New Roman" w:cs="Times New Roman"/>
          <w:sz w:val="20"/>
          <w:szCs w:val="20"/>
        </w:rPr>
        <w:t xml:space="preserve"> 1% Significance Level</w:t>
      </w:r>
    </w:p>
    <w:p>
      <w:pPr>
        <w:spacing w:before="156" w:beforeLines="50" w:line="360" w:lineRule="auto"/>
        <w:jc w:val="left"/>
        <w:rPr>
          <w:rFonts w:ascii="Times New Roman" w:hAnsi="Times New Roman" w:cs="Times New Roman"/>
          <w:sz w:val="20"/>
          <w:szCs w:val="20"/>
        </w:rPr>
        <w:pPrChange w:id="203" w:author="爱吃吃的的Sarah" w:date="2023-03-01T17:21:14Z">
          <w:pPr>
            <w:spacing w:before="156" w:beforeLines="50" w:line="360" w:lineRule="auto"/>
          </w:pPr>
        </w:pPrChange>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spacing w:before="156" w:beforeLines="50" w:line="360" w:lineRule="auto"/>
        <w:jc w:val="left"/>
        <w:rPr>
          <w:rFonts w:ascii="Times New Roman" w:hAnsi="Times New Roman" w:cs="Times New Roman"/>
          <w:sz w:val="20"/>
          <w:szCs w:val="20"/>
        </w:rPr>
        <w:pPrChange w:id="204" w:author="爱吃吃的的Sarah" w:date="2023-03-01T17:21:14Z">
          <w:pPr>
            <w:spacing w:before="156" w:beforeLines="50" w:line="360" w:lineRule="auto"/>
          </w:pPr>
        </w:pPrChange>
      </w:pPr>
      <w:r>
        <w:rPr>
          <w:rFonts w:hint="eastAsia" w:ascii="Times New Roman" w:hAnsi="Times New Roman" w:cs="Times New Roman"/>
          <w:sz w:val="20"/>
          <w:szCs w:val="20"/>
        </w:rPr>
        <w:t>*</w:t>
      </w:r>
      <w:r>
        <w:rPr>
          <w:rFonts w:ascii="Times New Roman" w:hAnsi="Times New Roman" w:cs="Times New Roman"/>
          <w:sz w:val="20"/>
          <w:szCs w:val="20"/>
        </w:rPr>
        <w:t>**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w:t>
      </w:r>
      <w:r>
        <w:rPr>
          <w:rFonts w:ascii="Times New Roman" w:hAnsi="Times New Roman" w:cs="Times New Roman"/>
          <w:sz w:val="24"/>
        </w:rPr>
        <w:t xml:space="preserve">ll of the DM statistics for LASSO-BiLSTM are negative and </w:t>
      </w:r>
      <w:ins w:id="205" w:author="user" w:date="2023-02-28T17:53:00Z">
        <w:r>
          <w:rPr>
            <w:rFonts w:ascii="Times New Roman" w:hAnsi="Times New Roman" w:cs="Times New Roman"/>
            <w:sz w:val="24"/>
          </w:rPr>
          <w:t>p values</w:t>
        </w:r>
      </w:ins>
      <w:r>
        <w:rPr>
          <w:rFonts w:ascii="Times New Roman" w:hAnsi="Times New Roman" w:cs="Times New Roman"/>
          <w:sz w:val="24"/>
        </w:rPr>
        <w:t xml:space="preserve"> are smaller than 10%, the null hypothesis is rejected. </w:t>
      </w:r>
      <w:ins w:id="206" w:author="user" w:date="2023-02-28T17:53:00Z">
        <w:r>
          <w:rPr>
            <w:rFonts w:ascii="Times New Roman" w:hAnsi="Times New Roman" w:cs="Times New Roman"/>
            <w:sz w:val="24"/>
          </w:rPr>
          <w:t>I</w:t>
        </w:r>
      </w:ins>
      <w:ins w:id="207" w:author="user" w:date="2023-02-28T17:54:00Z">
        <w:r>
          <w:rPr>
            <w:rFonts w:ascii="Times New Roman" w:hAnsi="Times New Roman" w:cs="Times New Roman"/>
            <w:sz w:val="24"/>
          </w:rPr>
          <w:t xml:space="preserve">t is revealed that the </w:t>
        </w:r>
      </w:ins>
      <w:del w:id="208" w:author="user" w:date="2023-02-28T17:54:00Z">
        <w:r>
          <w:rPr>
            <w:rFonts w:ascii="Times New Roman" w:hAnsi="Times New Roman" w:cs="Times New Roman"/>
            <w:sz w:val="24"/>
          </w:rPr>
          <w:delText xml:space="preserve">Therefore, </w:delText>
        </w:r>
      </w:del>
      <w:r>
        <w:rPr>
          <w:rFonts w:ascii="Times New Roman" w:hAnsi="Times New Roman" w:cs="Times New Roman"/>
          <w:sz w:val="24"/>
        </w:rPr>
        <w:t xml:space="preserve">LASSO-BiLSTM </w:t>
      </w:r>
      <w:del w:id="209" w:author="user" w:date="2023-02-28T17:54:00Z">
        <w:r>
          <w:rPr>
            <w:rFonts w:ascii="Times New Roman" w:hAnsi="Times New Roman" w:cs="Times New Roman"/>
            <w:sz w:val="24"/>
          </w:rPr>
          <w:delText xml:space="preserve">produces </w:delText>
        </w:r>
      </w:del>
      <w:ins w:id="210" w:author="user" w:date="2023-02-28T17:54:00Z">
        <w:r>
          <w:rPr>
            <w:rFonts w:ascii="Times New Roman" w:hAnsi="Times New Roman" w:cs="Times New Roman"/>
            <w:sz w:val="24"/>
          </w:rPr>
          <w:t>approach is far superior to the other benchmarks under 99% confidence level.</w:t>
        </w:r>
      </w:ins>
      <w:del w:id="211" w:author="user" w:date="2023-02-28T17:55:00Z">
        <w:r>
          <w:rPr>
            <w:rFonts w:ascii="Times New Roman" w:hAnsi="Times New Roman" w:cs="Times New Roman"/>
            <w:sz w:val="24"/>
          </w:rPr>
          <w:delText>the most accurate result of all models.</w:delText>
        </w:r>
      </w:del>
    </w:p>
    <w:p>
      <w:pPr>
        <w:pStyle w:val="9"/>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1" w:name="_Toc114151819"/>
      <w:r>
        <w:rPr>
          <w:rFonts w:ascii="Times New Roman" w:hAnsi="Times New Roman" w:eastAsia="宋体"/>
          <w:b/>
          <w:bCs/>
          <w:color w:val="0E101A"/>
          <w:sz w:val="28"/>
          <w:szCs w:val="28"/>
        </w:rPr>
        <w:t>Conclusion</w:t>
      </w:r>
      <w:bookmarkEnd w:id="11"/>
    </w:p>
    <w:p>
      <w:pPr>
        <w:spacing w:line="360" w:lineRule="auto"/>
        <w:ind w:firstLine="420"/>
        <w:rPr>
          <w:del w:id="212" w:author="爱吃吃的的Sarah" w:date="2023-03-02T13:45:18Z"/>
          <w:rFonts w:hint="default" w:ascii="Times New Roman" w:hAnsi="Times New Roman" w:cs="Times New Roman" w:eastAsiaTheme="minorEastAsia"/>
          <w:sz w:val="24"/>
          <w:lang w:val="en-US" w:eastAsia="zh-CN"/>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ins w:id="213" w:author="爱吃吃的的Sarah" w:date="2023-03-01T17:02:53Z">
        <w:r>
          <w:rPr>
            <w:rFonts w:hint="eastAsia" w:ascii="Times New Roman" w:hAnsi="Times New Roman" w:cs="Times New Roman"/>
            <w:sz w:val="24"/>
            <w:lang w:val="en-US" w:eastAsia="zh-CN"/>
          </w:rPr>
          <w:t>F</w:t>
        </w:r>
      </w:ins>
      <w:ins w:id="214" w:author="爱吃吃的的Sarah" w:date="2023-03-01T17:02:54Z">
        <w:r>
          <w:rPr>
            <w:rFonts w:hint="eastAsia" w:ascii="Times New Roman" w:hAnsi="Times New Roman" w:cs="Times New Roman"/>
            <w:sz w:val="24"/>
            <w:lang w:val="en-US" w:eastAsia="zh-CN"/>
          </w:rPr>
          <w:t>uture</w:t>
        </w:r>
      </w:ins>
      <w:ins w:id="215" w:author="爱吃吃的的Sarah" w:date="2023-03-01T17:03:02Z">
        <w:r>
          <w:rPr>
            <w:rFonts w:hint="eastAsia" w:ascii="Times New Roman" w:hAnsi="Times New Roman" w:cs="Times New Roman"/>
            <w:sz w:val="24"/>
            <w:lang w:val="en-US" w:eastAsia="zh-CN"/>
          </w:rPr>
          <w:t xml:space="preserve"> </w:t>
        </w:r>
      </w:ins>
      <w:ins w:id="216" w:author="爱吃吃的的Sarah" w:date="2023-03-01T17:03:03Z">
        <w:r>
          <w:rPr>
            <w:rFonts w:hint="eastAsia" w:ascii="Times New Roman" w:hAnsi="Times New Roman" w:cs="Times New Roman"/>
            <w:sz w:val="24"/>
            <w:lang w:val="en-US" w:eastAsia="zh-CN"/>
          </w:rPr>
          <w:t>s</w:t>
        </w:r>
      </w:ins>
      <w:ins w:id="217" w:author="爱吃吃的的Sarah" w:date="2023-03-01T17:03:04Z">
        <w:r>
          <w:rPr>
            <w:rFonts w:hint="eastAsia" w:ascii="Times New Roman" w:hAnsi="Times New Roman" w:cs="Times New Roman"/>
            <w:sz w:val="24"/>
            <w:lang w:val="en-US" w:eastAsia="zh-CN"/>
          </w:rPr>
          <w:t>tudie</w:t>
        </w:r>
      </w:ins>
      <w:ins w:id="218" w:author="爱吃吃的的Sarah" w:date="2023-03-01T17:03:05Z">
        <w:r>
          <w:rPr>
            <w:rFonts w:hint="eastAsia" w:ascii="Times New Roman" w:hAnsi="Times New Roman" w:cs="Times New Roman"/>
            <w:sz w:val="24"/>
            <w:lang w:val="en-US" w:eastAsia="zh-CN"/>
          </w:rPr>
          <w:t xml:space="preserve">s can </w:t>
        </w:r>
      </w:ins>
      <w:ins w:id="219" w:author="爱吃吃的的Sarah" w:date="2023-03-01T17:03:15Z">
        <w:r>
          <w:rPr>
            <w:rFonts w:hint="eastAsia" w:ascii="Times New Roman" w:hAnsi="Times New Roman" w:cs="Times New Roman"/>
            <w:sz w:val="24"/>
            <w:lang w:val="en-US" w:eastAsia="zh-CN"/>
          </w:rPr>
          <w:t>apply</w:t>
        </w:r>
      </w:ins>
      <w:ins w:id="220" w:author="爱吃吃的的Sarah" w:date="2023-03-01T17:03:16Z">
        <w:r>
          <w:rPr>
            <w:rFonts w:hint="eastAsia" w:ascii="Times New Roman" w:hAnsi="Times New Roman" w:cs="Times New Roman"/>
            <w:sz w:val="24"/>
            <w:lang w:val="en-US" w:eastAsia="zh-CN"/>
          </w:rPr>
          <w:t xml:space="preserve"> L</w:t>
        </w:r>
      </w:ins>
      <w:ins w:id="221" w:author="爱吃吃的的Sarah" w:date="2023-03-01T17:03:18Z">
        <w:r>
          <w:rPr>
            <w:rFonts w:hint="eastAsia" w:ascii="Times New Roman" w:hAnsi="Times New Roman" w:cs="Times New Roman"/>
            <w:sz w:val="24"/>
            <w:lang w:val="en-US" w:eastAsia="zh-CN"/>
          </w:rPr>
          <w:t>AS</w:t>
        </w:r>
      </w:ins>
      <w:ins w:id="222" w:author="爱吃吃的的Sarah" w:date="2023-03-01T17:03:19Z">
        <w:r>
          <w:rPr>
            <w:rFonts w:hint="eastAsia" w:ascii="Times New Roman" w:hAnsi="Times New Roman" w:cs="Times New Roman"/>
            <w:sz w:val="24"/>
            <w:lang w:val="en-US" w:eastAsia="zh-CN"/>
          </w:rPr>
          <w:t>SO-</w:t>
        </w:r>
      </w:ins>
      <w:ins w:id="223" w:author="爱吃吃的的Sarah" w:date="2023-03-01T17:03:20Z">
        <w:r>
          <w:rPr>
            <w:rFonts w:hint="eastAsia" w:ascii="Times New Roman" w:hAnsi="Times New Roman" w:cs="Times New Roman"/>
            <w:sz w:val="24"/>
            <w:lang w:val="en-US" w:eastAsia="zh-CN"/>
          </w:rPr>
          <w:t>B</w:t>
        </w:r>
      </w:ins>
      <w:ins w:id="224" w:author="爱吃吃的的Sarah" w:date="2023-03-01T17:03:21Z">
        <w:r>
          <w:rPr>
            <w:rFonts w:hint="eastAsia" w:ascii="Times New Roman" w:hAnsi="Times New Roman" w:cs="Times New Roman"/>
            <w:sz w:val="24"/>
            <w:lang w:val="en-US" w:eastAsia="zh-CN"/>
          </w:rPr>
          <w:t>iL</w:t>
        </w:r>
      </w:ins>
      <w:ins w:id="225" w:author="爱吃吃的的Sarah" w:date="2023-03-01T17:03:22Z">
        <w:r>
          <w:rPr>
            <w:rFonts w:hint="eastAsia" w:ascii="Times New Roman" w:hAnsi="Times New Roman" w:cs="Times New Roman"/>
            <w:sz w:val="24"/>
            <w:lang w:val="en-US" w:eastAsia="zh-CN"/>
          </w:rPr>
          <w:t>STM</w:t>
        </w:r>
      </w:ins>
      <w:ins w:id="226" w:author="爱吃吃的的Sarah" w:date="2023-03-01T17:03:27Z">
        <w:r>
          <w:rPr>
            <w:rFonts w:hint="eastAsia" w:ascii="Times New Roman" w:hAnsi="Times New Roman" w:cs="Times New Roman"/>
            <w:sz w:val="24"/>
            <w:lang w:val="en-US" w:eastAsia="zh-CN"/>
          </w:rPr>
          <w:t>-</w:t>
        </w:r>
      </w:ins>
      <w:ins w:id="227" w:author="爱吃吃的的Sarah" w:date="2023-03-01T17:03:28Z">
        <w:r>
          <w:rPr>
            <w:rFonts w:hint="eastAsia" w:ascii="Times New Roman" w:hAnsi="Times New Roman" w:cs="Times New Roman"/>
            <w:sz w:val="24"/>
            <w:lang w:val="en-US" w:eastAsia="zh-CN"/>
          </w:rPr>
          <w:t>bas</w:t>
        </w:r>
      </w:ins>
      <w:ins w:id="228" w:author="爱吃吃的的Sarah" w:date="2023-03-01T17:03:29Z">
        <w:r>
          <w:rPr>
            <w:rFonts w:hint="eastAsia" w:ascii="Times New Roman" w:hAnsi="Times New Roman" w:cs="Times New Roman"/>
            <w:sz w:val="24"/>
            <w:lang w:val="en-US" w:eastAsia="zh-CN"/>
          </w:rPr>
          <w:t>ed e</w:t>
        </w:r>
      </w:ins>
      <w:ins w:id="229" w:author="爱吃吃的的Sarah" w:date="2023-03-01T17:03:30Z">
        <w:r>
          <w:rPr>
            <w:rFonts w:hint="eastAsia" w:ascii="Times New Roman" w:hAnsi="Times New Roman" w:cs="Times New Roman"/>
            <w:sz w:val="24"/>
            <w:lang w:val="en-US" w:eastAsia="zh-CN"/>
          </w:rPr>
          <w:t>nsem</w:t>
        </w:r>
      </w:ins>
      <w:ins w:id="230" w:author="爱吃吃的的Sarah" w:date="2023-03-01T17:03:31Z">
        <w:r>
          <w:rPr>
            <w:rFonts w:hint="eastAsia" w:ascii="Times New Roman" w:hAnsi="Times New Roman" w:cs="Times New Roman"/>
            <w:sz w:val="24"/>
            <w:lang w:val="en-US" w:eastAsia="zh-CN"/>
          </w:rPr>
          <w:t>ble l</w:t>
        </w:r>
      </w:ins>
      <w:ins w:id="231" w:author="爱吃吃的的Sarah" w:date="2023-03-01T17:03:32Z">
        <w:r>
          <w:rPr>
            <w:rFonts w:hint="eastAsia" w:ascii="Times New Roman" w:hAnsi="Times New Roman" w:cs="Times New Roman"/>
            <w:sz w:val="24"/>
            <w:lang w:val="en-US" w:eastAsia="zh-CN"/>
          </w:rPr>
          <w:t>earnin</w:t>
        </w:r>
      </w:ins>
      <w:ins w:id="232" w:author="爱吃吃的的Sarah" w:date="2023-03-01T17:03:33Z">
        <w:r>
          <w:rPr>
            <w:rFonts w:hint="eastAsia" w:ascii="Times New Roman" w:hAnsi="Times New Roman" w:cs="Times New Roman"/>
            <w:sz w:val="24"/>
            <w:lang w:val="en-US" w:eastAsia="zh-CN"/>
          </w:rPr>
          <w:t>g app</w:t>
        </w:r>
      </w:ins>
      <w:ins w:id="233" w:author="爱吃吃的的Sarah" w:date="2023-03-01T17:03:34Z">
        <w:r>
          <w:rPr>
            <w:rFonts w:hint="eastAsia" w:ascii="Times New Roman" w:hAnsi="Times New Roman" w:cs="Times New Roman"/>
            <w:sz w:val="24"/>
            <w:lang w:val="en-US" w:eastAsia="zh-CN"/>
          </w:rPr>
          <w:t>roach</w:t>
        </w:r>
      </w:ins>
      <w:ins w:id="234" w:author="爱吃吃的的Sarah" w:date="2023-03-01T17:03:35Z">
        <w:r>
          <w:rPr>
            <w:rFonts w:hint="eastAsia" w:ascii="Times New Roman" w:hAnsi="Times New Roman" w:cs="Times New Roman"/>
            <w:sz w:val="24"/>
            <w:lang w:val="en-US" w:eastAsia="zh-CN"/>
          </w:rPr>
          <w:t xml:space="preserve"> </w:t>
        </w:r>
      </w:ins>
      <w:ins w:id="235" w:author="爱吃吃的的Sarah" w:date="2023-03-01T17:04:20Z">
        <w:r>
          <w:rPr>
            <w:rFonts w:hint="eastAsia" w:ascii="Times New Roman" w:hAnsi="Times New Roman" w:cs="Times New Roman"/>
            <w:sz w:val="24"/>
            <w:lang w:val="en-US" w:eastAsia="zh-CN"/>
          </w:rPr>
          <w:t>in o</w:t>
        </w:r>
      </w:ins>
      <w:ins w:id="236" w:author="爱吃吃的的Sarah" w:date="2023-03-01T17:04:21Z">
        <w:r>
          <w:rPr>
            <w:rFonts w:hint="eastAsia" w:ascii="Times New Roman" w:hAnsi="Times New Roman" w:cs="Times New Roman"/>
            <w:sz w:val="24"/>
            <w:lang w:val="en-US" w:eastAsia="zh-CN"/>
          </w:rPr>
          <w:t xml:space="preserve">ther </w:t>
        </w:r>
      </w:ins>
      <w:ins w:id="237" w:author="爱吃吃的的Sarah" w:date="2023-03-01T17:04:22Z">
        <w:r>
          <w:rPr>
            <w:rFonts w:hint="eastAsia" w:ascii="Times New Roman" w:hAnsi="Times New Roman" w:cs="Times New Roman"/>
            <w:sz w:val="24"/>
            <w:lang w:val="en-US" w:eastAsia="zh-CN"/>
          </w:rPr>
          <w:t>commo</w:t>
        </w:r>
      </w:ins>
      <w:ins w:id="238" w:author="爱吃吃的的Sarah" w:date="2023-03-01T17:04:23Z">
        <w:r>
          <w:rPr>
            <w:rFonts w:hint="eastAsia" w:ascii="Times New Roman" w:hAnsi="Times New Roman" w:cs="Times New Roman"/>
            <w:sz w:val="24"/>
            <w:lang w:val="en-US" w:eastAsia="zh-CN"/>
          </w:rPr>
          <w:t>dit</w:t>
        </w:r>
      </w:ins>
      <w:ins w:id="239" w:author="爱吃吃的的Sarah" w:date="2023-03-01T17:04:25Z">
        <w:r>
          <w:rPr>
            <w:rFonts w:hint="eastAsia" w:ascii="Times New Roman" w:hAnsi="Times New Roman" w:cs="Times New Roman"/>
            <w:sz w:val="24"/>
            <w:lang w:val="en-US" w:eastAsia="zh-CN"/>
          </w:rPr>
          <w:t xml:space="preserve">y </w:t>
        </w:r>
      </w:ins>
      <w:ins w:id="240" w:author="爱吃吃的的Sarah" w:date="2023-03-01T17:04:26Z">
        <w:r>
          <w:rPr>
            <w:rFonts w:hint="eastAsia" w:ascii="Times New Roman" w:hAnsi="Times New Roman" w:cs="Times New Roman"/>
            <w:sz w:val="24"/>
            <w:lang w:val="en-US" w:eastAsia="zh-CN"/>
          </w:rPr>
          <w:t>ma</w:t>
        </w:r>
      </w:ins>
      <w:ins w:id="241" w:author="爱吃吃的的Sarah" w:date="2023-03-01T17:04:27Z">
        <w:r>
          <w:rPr>
            <w:rFonts w:hint="eastAsia" w:ascii="Times New Roman" w:hAnsi="Times New Roman" w:cs="Times New Roman"/>
            <w:sz w:val="24"/>
            <w:lang w:val="en-US" w:eastAsia="zh-CN"/>
          </w:rPr>
          <w:t xml:space="preserve">rkets </w:t>
        </w:r>
      </w:ins>
      <w:ins w:id="242" w:author="爱吃吃的的Sarah" w:date="2023-03-01T17:04:28Z">
        <w:r>
          <w:rPr>
            <w:rFonts w:hint="eastAsia" w:ascii="Times New Roman" w:hAnsi="Times New Roman" w:cs="Times New Roman"/>
            <w:sz w:val="24"/>
            <w:lang w:val="en-US" w:eastAsia="zh-CN"/>
          </w:rPr>
          <w:t>or fi</w:t>
        </w:r>
      </w:ins>
      <w:ins w:id="243" w:author="爱吃吃的的Sarah" w:date="2023-03-01T17:04:29Z">
        <w:r>
          <w:rPr>
            <w:rFonts w:hint="eastAsia" w:ascii="Times New Roman" w:hAnsi="Times New Roman" w:cs="Times New Roman"/>
            <w:sz w:val="24"/>
            <w:lang w:val="en-US" w:eastAsia="zh-CN"/>
          </w:rPr>
          <w:t>nancial</w:t>
        </w:r>
      </w:ins>
      <w:ins w:id="244" w:author="爱吃吃的的Sarah" w:date="2023-03-01T17:04:30Z">
        <w:r>
          <w:rPr>
            <w:rFonts w:hint="eastAsia" w:ascii="Times New Roman" w:hAnsi="Times New Roman" w:cs="Times New Roman"/>
            <w:sz w:val="24"/>
            <w:lang w:val="en-US" w:eastAsia="zh-CN"/>
          </w:rPr>
          <w:t xml:space="preserve"> marke</w:t>
        </w:r>
      </w:ins>
      <w:ins w:id="245" w:author="爱吃吃的的Sarah" w:date="2023-03-01T17:04:31Z">
        <w:r>
          <w:rPr>
            <w:rFonts w:hint="eastAsia" w:ascii="Times New Roman" w:hAnsi="Times New Roman" w:cs="Times New Roman"/>
            <w:sz w:val="24"/>
            <w:lang w:val="en-US" w:eastAsia="zh-CN"/>
          </w:rPr>
          <w:t>ts</w:t>
        </w:r>
      </w:ins>
      <w:ins w:id="246" w:author="爱吃吃的的Sarah" w:date="2023-03-02T13:45:21Z">
        <w:r>
          <w:rPr>
            <w:rFonts w:hint="eastAsia" w:ascii="Times New Roman" w:hAnsi="Times New Roman" w:cs="Times New Roman"/>
            <w:sz w:val="24"/>
            <w:lang w:val="en-US" w:eastAsia="zh-CN"/>
          </w:rPr>
          <w:t>.</w:t>
        </w:r>
      </w:ins>
      <w:bookmarkStart w:id="14" w:name="_GoBack"/>
      <w:bookmarkEnd w:id="14"/>
    </w:p>
    <w:p>
      <w:pPr>
        <w:spacing w:line="360" w:lineRule="auto"/>
        <w:ind w:firstLine="420"/>
        <w:rPr>
          <w:rFonts w:ascii="Times New Roman" w:hAnsi="Times New Roman" w:cs="Times New Roman"/>
          <w:sz w:val="24"/>
        </w:rPr>
      </w:pPr>
      <w:del w:id="247" w:author="爱吃吃的的Sarah" w:date="2023-03-02T13:45:18Z">
        <w:r>
          <w:rPr>
            <w:rFonts w:ascii="Times New Roman" w:hAnsi="Times New Roman" w:cs="Times New Roman"/>
            <w:sz w:val="24"/>
          </w:rPr>
          <w:delText>Besides exchange rates, the proposed LASSO-B</w:delText>
        </w:r>
      </w:del>
      <w:del w:id="248" w:author="爱吃吃的的Sarah" w:date="2023-03-02T13:45:18Z">
        <w:r>
          <w:rPr>
            <w:rFonts w:hint="eastAsia" w:ascii="Times New Roman" w:hAnsi="Times New Roman" w:cs="Times New Roman"/>
            <w:sz w:val="24"/>
          </w:rPr>
          <w:delText>i</w:delText>
        </w:r>
      </w:del>
      <w:del w:id="249" w:author="爱吃吃的的Sarah" w:date="2023-03-02T13:45:18Z">
        <w:r>
          <w:rPr>
            <w:rFonts w:ascii="Times New Roman" w:hAnsi="Times New Roman" w:cs="Times New Roman"/>
            <w:sz w:val="24"/>
          </w:rPr>
          <w:delText>LSTM-based ensemble learning approach can also be applied to solve other complex forecasting problems, such as crude oil price, stock price etc.</w:delText>
        </w:r>
      </w:del>
    </w:p>
    <w:p>
      <w:pPr>
        <w:pStyle w:val="9"/>
        <w:spacing w:before="312" w:beforeLines="100" w:beforeAutospacing="0" w:afterAutospacing="0" w:line="360" w:lineRule="auto"/>
        <w:outlineLvl w:val="0"/>
        <w:rPr>
          <w:rFonts w:ascii="Times New Roman" w:hAnsi="Times New Roman" w:eastAsia="宋体"/>
          <w:b/>
          <w:bCs/>
          <w:color w:val="0E101A"/>
          <w:sz w:val="28"/>
          <w:szCs w:val="28"/>
        </w:rPr>
      </w:pPr>
      <w:bookmarkStart w:id="12" w:name="_Toc114151820"/>
    </w:p>
    <w:p>
      <w:pPr>
        <w:pStyle w:val="9"/>
        <w:numPr>
          <w:ilvl w:val="0"/>
          <w:numId w:val="3"/>
          <w:ins w:id="251" w:author="爱吃吃的的Sarah" w:date="2023-03-01T16:57:05Z"/>
        </w:numPr>
        <w:spacing w:before="312" w:beforeLines="100" w:beforeAutospacing="0" w:afterAutospacing="0" w:line="360" w:lineRule="auto"/>
        <w:outlineLvl w:val="0"/>
        <w:rPr>
          <w:ins w:id="252" w:author="爱吃吃的的Sarah" w:date="2023-03-01T16:57:05Z"/>
          <w:rFonts w:hint="eastAsia" w:ascii="Times New Roman" w:hAnsi="Times New Roman" w:eastAsia="宋体"/>
          <w:b/>
          <w:bCs/>
          <w:color w:val="0E101A"/>
          <w:sz w:val="28"/>
          <w:szCs w:val="28"/>
          <w:lang w:val="en-US" w:eastAsia="zh-CN"/>
        </w:rPr>
        <w:pPrChange w:id="250" w:author="爱吃吃的的Sarah" w:date="2023-03-01T16:57:05Z">
          <w:pPr>
            <w:pStyle w:val="9"/>
            <w:spacing w:before="312" w:beforeLines="100" w:beforeAutospacing="0" w:afterAutospacing="0" w:line="360" w:lineRule="auto"/>
            <w:outlineLvl w:val="0"/>
          </w:pPr>
        </w:pPrChange>
      </w:pPr>
      <w:ins w:id="253" w:author="爱吃吃的的Sarah" w:date="2023-03-01T16:57:04Z">
        <w:r>
          <w:rPr>
            <w:rFonts w:hint="eastAsia" w:ascii="Times New Roman" w:hAnsi="Times New Roman" w:eastAsia="宋体"/>
            <w:b/>
            <w:bCs/>
            <w:color w:val="0E101A"/>
            <w:sz w:val="28"/>
            <w:szCs w:val="28"/>
            <w:lang w:val="en-US" w:eastAsia="zh-CN"/>
          </w:rPr>
          <w:t>最后一段</w:t>
        </w:r>
      </w:ins>
    </w:p>
    <w:p>
      <w:pPr>
        <w:pStyle w:val="9"/>
        <w:numPr>
          <w:ilvl w:val="0"/>
          <w:numId w:val="3"/>
          <w:ins w:id="255" w:author="爱吃吃的的Sarah" w:date="2023-03-01T16:57:05Z"/>
        </w:numPr>
        <w:spacing w:before="312" w:beforeLines="100" w:beforeAutospacing="0" w:afterAutospacing="0" w:line="360" w:lineRule="auto"/>
        <w:outlineLvl w:val="0"/>
        <w:rPr>
          <w:ins w:id="256" w:author="爱吃吃的的Sarah" w:date="2023-03-01T16:57:20Z"/>
          <w:rFonts w:hint="default" w:ascii="Times New Roman" w:hAnsi="Times New Roman" w:eastAsia="宋体"/>
          <w:b/>
          <w:bCs/>
          <w:color w:val="0E101A"/>
          <w:sz w:val="28"/>
          <w:szCs w:val="28"/>
          <w:lang w:val="en-US" w:eastAsia="zh-CN"/>
        </w:rPr>
        <w:pPrChange w:id="254" w:author="爱吃吃的的Sarah" w:date="2023-03-01T16:57:05Z">
          <w:pPr>
            <w:pStyle w:val="9"/>
            <w:spacing w:before="312" w:beforeLines="100" w:beforeAutospacing="0" w:afterAutospacing="0" w:line="360" w:lineRule="auto"/>
            <w:outlineLvl w:val="0"/>
          </w:pPr>
        </w:pPrChange>
      </w:pPr>
      <w:ins w:id="257" w:author="爱吃吃的的Sarah" w:date="2023-03-01T16:57:15Z">
        <w:r>
          <w:rPr>
            <w:rFonts w:hint="eastAsia" w:ascii="Times New Roman" w:hAnsi="Times New Roman" w:eastAsia="宋体"/>
            <w:b/>
            <w:bCs/>
            <w:color w:val="0E101A"/>
            <w:sz w:val="28"/>
            <w:szCs w:val="28"/>
            <w:lang w:val="en-US" w:eastAsia="zh-CN"/>
          </w:rPr>
          <w:t>表格</w:t>
        </w:r>
      </w:ins>
      <w:ins w:id="258" w:author="爱吃吃的的Sarah" w:date="2023-03-01T16:57:16Z">
        <w:r>
          <w:rPr>
            <w:rFonts w:hint="eastAsia" w:ascii="Times New Roman" w:hAnsi="Times New Roman" w:eastAsia="宋体"/>
            <w:b/>
            <w:bCs/>
            <w:color w:val="0E101A"/>
            <w:sz w:val="28"/>
            <w:szCs w:val="28"/>
            <w:lang w:val="en-US" w:eastAsia="zh-CN"/>
          </w:rPr>
          <w:t>格式</w:t>
        </w:r>
      </w:ins>
      <w:ins w:id="259" w:author="爱吃吃的的Sarah" w:date="2023-03-01T16:57:20Z">
        <w:r>
          <w:rPr>
            <w:rFonts w:hint="eastAsia" w:ascii="Times New Roman" w:hAnsi="Times New Roman" w:eastAsia="宋体"/>
            <w:b/>
            <w:bCs/>
            <w:color w:val="0E101A"/>
            <w:sz w:val="28"/>
            <w:szCs w:val="28"/>
            <w:lang w:val="en-US" w:eastAsia="zh-CN"/>
          </w:rPr>
          <w:t>调整</w:t>
        </w:r>
      </w:ins>
    </w:p>
    <w:p>
      <w:pPr>
        <w:pStyle w:val="9"/>
        <w:numPr>
          <w:ilvl w:val="0"/>
          <w:numId w:val="3"/>
          <w:ins w:id="261" w:author="爱吃吃的的Sarah" w:date="2023-03-01T16:57:05Z"/>
        </w:numPr>
        <w:spacing w:before="312" w:beforeLines="100" w:beforeAutospacing="0" w:afterAutospacing="0" w:line="360" w:lineRule="auto"/>
        <w:outlineLvl w:val="0"/>
        <w:rPr>
          <w:ins w:id="262" w:author="爱吃吃的的Sarah" w:date="2023-03-01T16:57:28Z"/>
          <w:rFonts w:hint="default" w:ascii="Times New Roman" w:hAnsi="Times New Roman" w:eastAsia="宋体"/>
          <w:b/>
          <w:bCs/>
          <w:color w:val="0E101A"/>
          <w:sz w:val="28"/>
          <w:szCs w:val="28"/>
          <w:lang w:val="en-US" w:eastAsia="zh-CN"/>
        </w:rPr>
        <w:pPrChange w:id="260" w:author="爱吃吃的的Sarah" w:date="2023-03-01T16:57:05Z">
          <w:pPr>
            <w:pStyle w:val="9"/>
            <w:spacing w:before="312" w:beforeLines="100" w:beforeAutospacing="0" w:afterAutospacing="0" w:line="360" w:lineRule="auto"/>
            <w:outlineLvl w:val="0"/>
          </w:pPr>
        </w:pPrChange>
      </w:pPr>
      <w:ins w:id="263" w:author="爱吃吃的的Sarah" w:date="2023-03-01T16:57:22Z">
        <w:r>
          <w:rPr>
            <w:rFonts w:hint="eastAsia" w:ascii="Times New Roman" w:hAnsi="Times New Roman" w:eastAsia="宋体"/>
            <w:b/>
            <w:bCs/>
            <w:color w:val="0E101A"/>
            <w:sz w:val="28"/>
            <w:szCs w:val="28"/>
            <w:lang w:val="en-US" w:eastAsia="zh-CN"/>
          </w:rPr>
          <w:t>为什么</w:t>
        </w:r>
      </w:ins>
      <w:ins w:id="264" w:author="爱吃吃的的Sarah" w:date="2023-03-01T16:57:23Z">
        <w:r>
          <w:rPr>
            <w:rFonts w:hint="eastAsia" w:ascii="Times New Roman" w:hAnsi="Times New Roman" w:eastAsia="宋体"/>
            <w:b/>
            <w:bCs/>
            <w:color w:val="0E101A"/>
            <w:sz w:val="28"/>
            <w:szCs w:val="28"/>
            <w:lang w:val="en-US" w:eastAsia="zh-CN"/>
          </w:rPr>
          <w:t xml:space="preserve">p </w:t>
        </w:r>
      </w:ins>
      <w:ins w:id="265" w:author="爱吃吃的的Sarah" w:date="2023-03-01T16:57:25Z">
        <w:r>
          <w:rPr>
            <w:rFonts w:hint="eastAsia" w:ascii="Times New Roman" w:hAnsi="Times New Roman" w:eastAsia="宋体"/>
            <w:b/>
            <w:bCs/>
            <w:color w:val="0E101A"/>
            <w:sz w:val="28"/>
            <w:szCs w:val="28"/>
            <w:lang w:val="en-US" w:eastAsia="zh-CN"/>
          </w:rPr>
          <w:t>value</w:t>
        </w:r>
      </w:ins>
      <w:ins w:id="266" w:author="爱吃吃的的Sarah" w:date="2023-03-01T16:57:26Z">
        <w:r>
          <w:rPr>
            <w:rFonts w:hint="eastAsia" w:ascii="Times New Roman" w:hAnsi="Times New Roman" w:eastAsia="宋体"/>
            <w:b/>
            <w:bCs/>
            <w:color w:val="0E101A"/>
            <w:sz w:val="28"/>
            <w:szCs w:val="28"/>
            <w:lang w:val="en-US" w:eastAsia="zh-CN"/>
          </w:rPr>
          <w:t>有</w:t>
        </w:r>
      </w:ins>
      <w:ins w:id="267" w:author="爱吃吃的的Sarah" w:date="2023-03-01T16:57:27Z">
        <w:r>
          <w:rPr>
            <w:rFonts w:hint="eastAsia" w:ascii="Times New Roman" w:hAnsi="Times New Roman" w:eastAsia="宋体"/>
            <w:b/>
            <w:bCs/>
            <w:color w:val="0E101A"/>
            <w:sz w:val="28"/>
            <w:szCs w:val="28"/>
            <w:lang w:val="en-US" w:eastAsia="zh-CN"/>
          </w:rPr>
          <w:t>负的</w:t>
        </w:r>
      </w:ins>
    </w:p>
    <w:p>
      <w:pPr>
        <w:pStyle w:val="9"/>
        <w:numPr>
          <w:ilvl w:val="0"/>
          <w:numId w:val="3"/>
          <w:ins w:id="269" w:author="爱吃吃的的Sarah" w:date="2023-03-01T16:57:05Z"/>
        </w:numPr>
        <w:spacing w:before="312" w:beforeLines="100" w:beforeAutospacing="0" w:afterAutospacing="0" w:line="360" w:lineRule="auto"/>
        <w:outlineLvl w:val="0"/>
        <w:rPr>
          <w:rFonts w:hint="default" w:ascii="Times New Roman" w:hAnsi="Times New Roman" w:eastAsia="宋体"/>
          <w:b/>
          <w:bCs/>
          <w:color w:val="0E101A"/>
          <w:sz w:val="28"/>
          <w:szCs w:val="28"/>
          <w:lang w:val="en-US" w:eastAsia="zh-CN"/>
        </w:rPr>
        <w:pPrChange w:id="268" w:author="爱吃吃的的Sarah" w:date="2023-03-01T16:57:05Z">
          <w:pPr>
            <w:pStyle w:val="9"/>
            <w:spacing w:before="312" w:beforeLines="100" w:beforeAutospacing="0" w:afterAutospacing="0" w:line="360" w:lineRule="auto"/>
            <w:outlineLvl w:val="0"/>
          </w:pPr>
        </w:pPrChange>
      </w:pPr>
      <w:ins w:id="270" w:author="爱吃吃的的Sarah" w:date="2023-03-01T17:02:28Z">
        <w:r>
          <w:rPr>
            <w:rFonts w:hint="eastAsia" w:ascii="Times New Roman" w:hAnsi="Times New Roman" w:eastAsia="宋体"/>
            <w:b/>
            <w:bCs/>
            <w:color w:val="0E101A"/>
            <w:sz w:val="28"/>
            <w:szCs w:val="28"/>
            <w:lang w:val="en-US" w:eastAsia="zh-CN"/>
          </w:rPr>
          <w:t>改</w:t>
        </w:r>
      </w:ins>
      <w:ins w:id="271" w:author="爱吃吃的的Sarah" w:date="2023-03-01T17:02:29Z">
        <w:r>
          <w:rPr>
            <w:rFonts w:hint="eastAsia" w:ascii="Times New Roman" w:hAnsi="Times New Roman" w:eastAsia="宋体"/>
            <w:b/>
            <w:bCs/>
            <w:color w:val="0E101A"/>
            <w:sz w:val="28"/>
            <w:szCs w:val="28"/>
            <w:lang w:val="en-US" w:eastAsia="zh-CN"/>
          </w:rPr>
          <w:t>变量</w:t>
        </w:r>
      </w:ins>
      <w:ins w:id="272" w:author="爱吃吃的的Sarah" w:date="2023-03-01T17:02:31Z">
        <w:r>
          <w:rPr>
            <w:rFonts w:hint="eastAsia" w:ascii="Times New Roman" w:hAnsi="Times New Roman" w:eastAsia="宋体"/>
            <w:b/>
            <w:bCs/>
            <w:color w:val="0E101A"/>
            <w:sz w:val="28"/>
            <w:szCs w:val="28"/>
            <w:lang w:val="en-US" w:eastAsia="zh-CN"/>
          </w:rPr>
          <w:t>名称！！</w:t>
        </w:r>
      </w:ins>
      <w:ins w:id="273" w:author="爱吃吃的的Sarah" w:date="2023-03-01T17:02:32Z">
        <w:r>
          <w:rPr>
            <w:rFonts w:hint="eastAsia" w:ascii="Times New Roman" w:hAnsi="Times New Roman" w:eastAsia="宋体"/>
            <w:b/>
            <w:bCs/>
            <w:color w:val="0E101A"/>
            <w:sz w:val="28"/>
            <w:szCs w:val="28"/>
            <w:lang w:val="en-US" w:eastAsia="zh-CN"/>
          </w:rPr>
          <w:t>一致</w:t>
        </w:r>
      </w:ins>
      <w:ins w:id="274" w:author="爱吃吃的的Sarah" w:date="2023-03-01T17:02:33Z">
        <w:r>
          <w:rPr>
            <w:rFonts w:hint="eastAsia" w:ascii="Times New Roman" w:hAnsi="Times New Roman" w:eastAsia="宋体"/>
            <w:b/>
            <w:bCs/>
            <w:color w:val="0E101A"/>
            <w:sz w:val="28"/>
            <w:szCs w:val="28"/>
            <w:lang w:val="en-US" w:eastAsia="zh-CN"/>
          </w:rPr>
          <w:t>！！</w:t>
        </w:r>
      </w:ins>
    </w:p>
    <w:p>
      <w:pPr>
        <w:pStyle w:val="9"/>
        <w:numPr>
          <w:ilvl w:val="0"/>
          <w:numId w:val="3"/>
          <w:ins w:id="276" w:author="爱吃吃的的Sarah" w:date="2023-03-01T17:41:36Z"/>
        </w:numPr>
        <w:spacing w:before="312" w:beforeLines="100" w:beforeAutospacing="0" w:afterAutospacing="0" w:line="360" w:lineRule="auto"/>
        <w:outlineLvl w:val="0"/>
        <w:rPr>
          <w:rFonts w:hint="default" w:ascii="Times New Roman" w:hAnsi="Times New Roman" w:eastAsia="宋体"/>
          <w:b/>
          <w:bCs/>
          <w:color w:val="0E101A"/>
          <w:sz w:val="28"/>
          <w:szCs w:val="28"/>
          <w:lang w:val="en-US" w:eastAsia="zh-CN"/>
        </w:rPr>
        <w:pPrChange w:id="275" w:author="爱吃吃的的Sarah" w:date="2023-03-01T17:41:36Z">
          <w:pPr>
            <w:pStyle w:val="9"/>
            <w:spacing w:before="312" w:beforeLines="100" w:beforeAutospacing="0" w:afterAutospacing="0" w:line="360" w:lineRule="auto"/>
            <w:outlineLvl w:val="0"/>
          </w:pPr>
        </w:pPrChange>
      </w:pPr>
      <w:ins w:id="277" w:author="爱吃吃的的Sarah" w:date="2023-03-01T17:41:38Z">
        <w:r>
          <w:rPr>
            <w:rFonts w:hint="eastAsia" w:ascii="Times New Roman" w:hAnsi="Times New Roman" w:eastAsia="宋体"/>
            <w:b/>
            <w:bCs/>
            <w:color w:val="0E101A"/>
            <w:sz w:val="28"/>
            <w:szCs w:val="28"/>
            <w:lang w:val="en-US" w:eastAsia="zh-CN"/>
          </w:rPr>
          <w:t>Lasso</w:t>
        </w:r>
      </w:ins>
      <w:ins w:id="278" w:author="爱吃吃的的Sarah" w:date="2023-03-01T17:41:39Z">
        <w:r>
          <w:rPr>
            <w:rFonts w:hint="eastAsia" w:ascii="Times New Roman" w:hAnsi="Times New Roman" w:eastAsia="宋体"/>
            <w:b/>
            <w:bCs/>
            <w:color w:val="0E101A"/>
            <w:sz w:val="28"/>
            <w:szCs w:val="28"/>
            <w:lang w:val="en-US" w:eastAsia="zh-CN"/>
          </w:rPr>
          <w:t xml:space="preserve"> </w:t>
        </w:r>
      </w:ins>
      <w:ins w:id="279" w:author="爱吃吃的的Sarah" w:date="2023-03-01T17:41:52Z">
        <w:r>
          <w:rPr>
            <w:rFonts w:hint="eastAsia" w:ascii="Times New Roman" w:hAnsi="Times New Roman" w:eastAsia="宋体"/>
            <w:b/>
            <w:bCs/>
            <w:color w:val="0E101A"/>
            <w:sz w:val="28"/>
            <w:szCs w:val="28"/>
            <w:lang w:val="en-US" w:eastAsia="zh-CN"/>
          </w:rPr>
          <w:t>用词</w:t>
        </w:r>
      </w:ins>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bookmarkEnd w:id="12"/>
    <w:p>
      <w:pPr>
        <w:pStyle w:val="9"/>
        <w:spacing w:before="312" w:beforeLines="100" w:beforeAutospacing="0" w:afterAutospacing="0" w:line="360" w:lineRule="auto"/>
        <w:outlineLvl w:val="0"/>
        <w:rPr>
          <w:rFonts w:ascii="Times New Roman" w:hAnsi="Times New Roman" w:eastAsia="宋体"/>
          <w:b/>
          <w:bCs/>
          <w:color w:val="0E101A"/>
          <w:sz w:val="28"/>
          <w:szCs w:val="28"/>
        </w:rPr>
      </w:pPr>
      <w:r>
        <w:rPr>
          <w:rFonts w:hint="eastAsia" w:ascii="Times New Roman" w:hAnsi="Times New Roman" w:eastAsia="宋体"/>
          <w:b/>
          <w:bCs/>
          <w:color w:val="0E101A"/>
          <w:sz w:val="28"/>
          <w:szCs w:val="28"/>
        </w:rPr>
        <w:t>参考文献：</w:t>
      </w:r>
    </w:p>
    <w:p>
      <w:pPr>
        <w:pStyle w:val="4"/>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Aslan, M. F., Unlersen, M. F., Sabanci, K., &amp; Durdu, A. (2021). CNN-based transfer learning–BiLSTM network: A novel approach for COVID-19 infection detection. </w:t>
      </w:r>
      <w:r>
        <w:rPr>
          <w:rFonts w:ascii="Times New Roman" w:hAnsi="Times New Roman" w:cs="Times New Roman"/>
          <w:i/>
          <w:iCs/>
        </w:rPr>
        <w:t>Applied Soft Computing</w:t>
      </w:r>
      <w:r>
        <w:rPr>
          <w:rFonts w:ascii="Times New Roman" w:hAnsi="Times New Roman" w:cs="Times New Roman"/>
          <w:shd w:val="clear" w:color="auto" w:fill="FFFFFF"/>
        </w:rPr>
        <w:t>, </w:t>
      </w:r>
      <w:r>
        <w:rPr>
          <w:rFonts w:ascii="Times New Roman" w:hAnsi="Times New Roman" w:cs="Times New Roman"/>
          <w:i/>
          <w:iCs/>
        </w:rPr>
        <w:t>98</w:t>
      </w:r>
      <w:r>
        <w:rPr>
          <w:rFonts w:ascii="Times New Roman" w:hAnsi="Times New Roman" w:cs="Times New Roman"/>
          <w:shd w:val="clear" w:color="auto" w:fill="FFFFFF"/>
        </w:rPr>
        <w:t>, 106912.</w:t>
      </w:r>
    </w:p>
    <w:p>
      <w:pPr>
        <w:pStyle w:val="4"/>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Baffour, A. A., Feng, J., &amp; Taylor, E. K. (2019). A hybrid artificial neural network-GJR modeling approach to forecasting currency exchange rate volatility. Neurocomputing, 365, 285-301.</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Bulut, L. (2018). Google Trends and the forecasting performance of exchange rate models. Journal of Forecasting, 37(3), 303-315.</w:t>
      </w:r>
    </w:p>
    <w:p>
      <w:pPr>
        <w:pStyle w:val="4"/>
        <w:spacing w:line="348" w:lineRule="exact"/>
        <w:ind w:left="420" w:hanging="420" w:hangingChars="200"/>
        <w:rPr>
          <w:rFonts w:ascii="Times New Roman" w:hAnsi="Times New Roman" w:cs="Times New Roman"/>
        </w:rPr>
      </w:pPr>
      <w:r>
        <w:rPr>
          <w:rFonts w:ascii="Times New Roman" w:hAnsi="Times New Roman" w:cs="Times New Roman"/>
        </w:rPr>
        <w:t>Cashin, P., Céspedes, L. F., &amp; Sahay, R. (2004). Commodity currencies and the real exchange rate. Journal of Development Economics, 75(1), 239-268.</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rPr>
        <w:t>Neurocomputing</w:t>
      </w:r>
      <w:r>
        <w:rPr>
          <w:rFonts w:ascii="Times New Roman" w:hAnsi="Times New Roman" w:cs="Times New Roman"/>
          <w:shd w:val="clear" w:color="auto" w:fill="FFFFFF"/>
        </w:rPr>
        <w:t>, </w:t>
      </w:r>
      <w:r>
        <w:rPr>
          <w:rFonts w:ascii="Times New Roman" w:hAnsi="Times New Roman" w:cs="Times New Roman"/>
          <w:i/>
          <w:iCs/>
        </w:rPr>
        <w:t>184</w:t>
      </w:r>
      <w:r>
        <w:rPr>
          <w:rFonts w:ascii="Times New Roman" w:hAnsi="Times New Roman" w:cs="Times New Roman"/>
          <w:shd w:val="clear" w:color="auto" w:fill="FFFFFF"/>
        </w:rPr>
        <w:t>, 131-144.</w:t>
      </w:r>
    </w:p>
    <w:p>
      <w:pPr>
        <w:spacing w:line="348" w:lineRule="exact"/>
        <w:ind w:left="420" w:hanging="420" w:hangingChars="200"/>
        <w:rPr>
          <w:rFonts w:ascii="Times New Roman" w:hAnsi="Times New Roman" w:cs="Times New Roman"/>
          <w:shd w:val="clear" w:color="auto" w:fill="FFFFFF"/>
        </w:rPr>
      </w:pPr>
      <w:r>
        <w:rPr>
          <w:rFonts w:hint="eastAsia" w:ascii="Times New Roman" w:hAnsi="Times New Roman" w:cs="Times New Roman"/>
          <w:shd w:val="clear" w:color="auto" w:fill="FFFFFF"/>
        </w:rPr>
        <w:t>C</w:t>
      </w:r>
      <w:r>
        <w:rPr>
          <w:rFonts w:ascii="Times New Roman" w:hAnsi="Times New Roman" w:cs="Times New Roman"/>
          <w:shd w:val="clear" w:color="auto" w:fill="FFFFFF"/>
        </w:rPr>
        <w:t>hen, L., Du, Z., &amp; Hu, Z. (2019). Impact of economic policy uncertainty on exchange rate volatility of China.</w:t>
      </w:r>
      <w:r>
        <w:rPr>
          <w:rFonts w:ascii="Times New Roman" w:hAnsi="Times New Roman" w:cs="Times New Roman"/>
          <w:i/>
          <w:iCs/>
          <w:shd w:val="clear" w:color="auto" w:fill="FFFFFF"/>
        </w:rPr>
        <w:t xml:space="preserve"> Finance Research Letters</w:t>
      </w:r>
      <w:r>
        <w:rPr>
          <w:rFonts w:ascii="Times New Roman" w:hAnsi="Times New Roman" w:cs="Times New Roman"/>
          <w:shd w:val="clear" w:color="auto" w:fill="FFFFFF"/>
        </w:rPr>
        <w:t>. https://doi.org/10.1016/j.frl.2019.08.014</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Chen, T., Xu, R., He, Y., &amp; Wang, X. (2017). Improving sentiment analysis via sentence type classification using BiLSTM-CRF and CNN. </w:t>
      </w:r>
      <w:r>
        <w:rPr>
          <w:rFonts w:ascii="Times New Roman" w:hAnsi="Times New Roman" w:cs="Times New Roman"/>
          <w:i/>
          <w:iCs/>
        </w:rPr>
        <w:t>Expert Systems with Applications</w:t>
      </w:r>
      <w:r>
        <w:rPr>
          <w:rFonts w:ascii="Times New Roman" w:hAnsi="Times New Roman" w:cs="Times New Roman"/>
          <w:shd w:val="clear" w:color="auto" w:fill="FFFFFF"/>
        </w:rPr>
        <w:t>, </w:t>
      </w:r>
      <w:r>
        <w:rPr>
          <w:rFonts w:ascii="Times New Roman" w:hAnsi="Times New Roman" w:cs="Times New Roman"/>
          <w:i/>
          <w:iCs/>
        </w:rPr>
        <w:t>72</w:t>
      </w:r>
      <w:r>
        <w:rPr>
          <w:rFonts w:ascii="Times New Roman" w:hAnsi="Times New Roman" w:cs="Times New Roman"/>
          <w:shd w:val="clear" w:color="auto" w:fill="FFFFFF"/>
        </w:rPr>
        <w:t>, 221-230.</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Cortes, C., &amp; Vapnik, V. (1995). Support-vector networks. </w:t>
      </w:r>
      <w:r>
        <w:rPr>
          <w:rFonts w:ascii="Times New Roman" w:hAnsi="Times New Roman" w:cs="Times New Roman"/>
          <w:i/>
          <w:iCs/>
        </w:rPr>
        <w:t>Machine learning</w:t>
      </w:r>
      <w:r>
        <w:rPr>
          <w:rFonts w:ascii="Times New Roman" w:hAnsi="Times New Roman" w:cs="Times New Roman"/>
          <w:shd w:val="clear" w:color="auto" w:fill="FFFFFF"/>
        </w:rPr>
        <w:t>, </w:t>
      </w:r>
      <w:r>
        <w:rPr>
          <w:rFonts w:ascii="Times New Roman" w:hAnsi="Times New Roman" w:cs="Times New Roman"/>
          <w:i/>
          <w:iCs/>
        </w:rPr>
        <w:t>20</w:t>
      </w:r>
      <w:r>
        <w:rPr>
          <w:rFonts w:ascii="Times New Roman" w:hAnsi="Times New Roman" w:cs="Times New Roman"/>
          <w:shd w:val="clear" w:color="auto" w:fill="FFFFFF"/>
        </w:rPr>
        <w:t>(3), 273-297.</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Datta, R. K., Sajid, S. W., Moon, M. H., &amp; Abedin, M. Z. (2021). Foreign Currency Exchange Rate Prediction Using Bidirectional Long Short Term Memory. Studies in Computational Intelligence, 213–227. https://doi.org/10.1007/978-3-030-73057-4_17</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Ding, S., Xu, X., &amp; Nie, R. (2014). Extreme learning machine and its applications. </w:t>
      </w:r>
      <w:r>
        <w:rPr>
          <w:rFonts w:ascii="Times New Roman" w:hAnsi="Times New Roman" w:cs="Times New Roman"/>
          <w:i/>
          <w:iCs/>
        </w:rPr>
        <w:t>Neural Computing and Applications</w:t>
      </w:r>
      <w:r>
        <w:rPr>
          <w:rFonts w:ascii="Times New Roman" w:hAnsi="Times New Roman" w:cs="Times New Roman"/>
          <w:shd w:val="clear" w:color="auto" w:fill="FFFFFF"/>
        </w:rPr>
        <w:t>, </w:t>
      </w:r>
      <w:r>
        <w:rPr>
          <w:rFonts w:ascii="Times New Roman" w:hAnsi="Times New Roman" w:cs="Times New Roman"/>
          <w:i/>
          <w:iCs/>
        </w:rPr>
        <w:t>25</w:t>
      </w:r>
      <w:r>
        <w:rPr>
          <w:rFonts w:ascii="Times New Roman" w:hAnsi="Times New Roman" w:cs="Times New Roman"/>
          <w:shd w:val="clear" w:color="auto" w:fill="FFFFFF"/>
        </w:rPr>
        <w:t>(3), 549-556.</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Ding, S., Zhao, H., Zhang, Y., Xu, X., &amp; Nie, R. (2015). Extreme learning machine: algorithm, theory and applications. </w:t>
      </w:r>
      <w:r>
        <w:rPr>
          <w:rFonts w:ascii="Times New Roman" w:hAnsi="Times New Roman" w:cs="Times New Roman"/>
          <w:i/>
          <w:iCs/>
        </w:rPr>
        <w:t>Artificial Intelligence Review</w:t>
      </w:r>
      <w:r>
        <w:rPr>
          <w:rFonts w:ascii="Times New Roman" w:hAnsi="Times New Roman" w:cs="Times New Roman"/>
          <w:shd w:val="clear" w:color="auto" w:fill="FFFFFF"/>
        </w:rPr>
        <w:t>, </w:t>
      </w:r>
      <w:r>
        <w:rPr>
          <w:rFonts w:ascii="Times New Roman" w:hAnsi="Times New Roman" w:cs="Times New Roman"/>
          <w:i/>
          <w:iCs/>
        </w:rPr>
        <w:t>44</w:t>
      </w:r>
      <w:r>
        <w:rPr>
          <w:rFonts w:ascii="Times New Roman" w:hAnsi="Times New Roman" w:cs="Times New Roman"/>
          <w:shd w:val="clear" w:color="auto" w:fill="FFFFFF"/>
        </w:rPr>
        <w:t>(1), 103-115.</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Ding, X., Liu, J., Yang, F., &amp; Cao, J. (2021). Random radial basis function kernel-based support vector machine. </w:t>
      </w:r>
      <w:r>
        <w:rPr>
          <w:rFonts w:ascii="Times New Roman" w:hAnsi="Times New Roman" w:cs="Times New Roman"/>
          <w:i/>
          <w:iCs/>
        </w:rPr>
        <w:t>Journal of the Franklin Institute</w:t>
      </w:r>
      <w:r>
        <w:rPr>
          <w:rFonts w:ascii="Times New Roman" w:hAnsi="Times New Roman" w:cs="Times New Roman"/>
          <w:shd w:val="clear" w:color="auto" w:fill="FFFFFF"/>
        </w:rPr>
        <w:t>, </w:t>
      </w:r>
      <w:r>
        <w:rPr>
          <w:rFonts w:ascii="Times New Roman" w:hAnsi="Times New Roman" w:cs="Times New Roman"/>
          <w:i/>
          <w:iCs/>
        </w:rPr>
        <w:t>358</w:t>
      </w:r>
      <w:r>
        <w:rPr>
          <w:rFonts w:ascii="Times New Roman" w:hAnsi="Times New Roman" w:cs="Times New Roman"/>
          <w:shd w:val="clear" w:color="auto" w:fill="FFFFFF"/>
        </w:rPr>
        <w:t>(18), 10121-10140.</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Economic Policy Uncertainty Index. (2012). Policyuncertainty.com. https://www.policyuncertainty.com/</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Hameed, Z., &amp; Garcia-Zapirain, B. (2020). Sentiment classification using a single-layered BiLSTM model. </w:t>
      </w:r>
      <w:r>
        <w:rPr>
          <w:rFonts w:ascii="Times New Roman" w:hAnsi="Times New Roman" w:eastAsia="PMingLiU" w:cs="Times New Roman"/>
          <w:i/>
          <w:iCs/>
          <w:kern w:val="0"/>
        </w:rPr>
        <w:t>IEEE Access</w:t>
      </w:r>
      <w:r>
        <w:rPr>
          <w:rFonts w:ascii="Times New Roman" w:hAnsi="Times New Roman" w:eastAsia="PMingLiU" w:cs="Times New Roman"/>
          <w:kern w:val="0"/>
          <w:shd w:val="clear" w:color="auto" w:fill="FFFFFF"/>
        </w:rPr>
        <w:t>, </w:t>
      </w:r>
      <w:r>
        <w:rPr>
          <w:rFonts w:ascii="Times New Roman" w:hAnsi="Times New Roman" w:eastAsia="PMingLiU" w:cs="Times New Roman"/>
          <w:i/>
          <w:iCs/>
          <w:kern w:val="0"/>
        </w:rPr>
        <w:t>8</w:t>
      </w:r>
      <w:r>
        <w:rPr>
          <w:rFonts w:ascii="Times New Roman" w:hAnsi="Times New Roman" w:eastAsia="PMingLiU" w:cs="Times New Roman"/>
          <w:kern w:val="0"/>
          <w:shd w:val="clear" w:color="auto" w:fill="FFFFFF"/>
        </w:rPr>
        <w:t>, 73992-74001.</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Henríquez, J., &amp; Kristjanpoller, W. (2019). A combined Independent Component Analysis–Neural Network model for forecasting exchange rate variation. Applied Soft Computing, 83, 105654.</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Hochreiter, S., &amp; Schmidhuber, J. (1997). Long short-term memory. </w:t>
      </w:r>
      <w:r>
        <w:rPr>
          <w:rFonts w:ascii="Times New Roman" w:hAnsi="Times New Roman" w:cs="Times New Roman"/>
          <w:i/>
          <w:iCs/>
        </w:rPr>
        <w:t>Neural computation</w:t>
      </w:r>
      <w:r>
        <w:rPr>
          <w:rFonts w:ascii="Times New Roman" w:hAnsi="Times New Roman" w:cs="Times New Roman"/>
          <w:shd w:val="clear" w:color="auto" w:fill="FFFFFF"/>
        </w:rPr>
        <w:t>, </w:t>
      </w:r>
      <w:r>
        <w:rPr>
          <w:rFonts w:ascii="Times New Roman" w:hAnsi="Times New Roman" w:cs="Times New Roman"/>
          <w:i/>
          <w:iCs/>
        </w:rPr>
        <w:t>9</w:t>
      </w:r>
      <w:r>
        <w:rPr>
          <w:rFonts w:ascii="Times New Roman" w:hAnsi="Times New Roman" w:cs="Times New Roman"/>
          <w:shd w:val="clear" w:color="auto" w:fill="FFFFFF"/>
        </w:rPr>
        <w:t>(8), 1735-1780.</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Huang, G. B., Zhu, Q. Y., &amp; Siew, C. K. (2006). Extreme learning machine: theory and applications. </w:t>
      </w:r>
      <w:r>
        <w:rPr>
          <w:rFonts w:ascii="Times New Roman" w:hAnsi="Times New Roman" w:cs="Times New Roman"/>
          <w:i/>
          <w:iCs/>
        </w:rPr>
        <w:t>Neurocomputing</w:t>
      </w:r>
      <w:r>
        <w:rPr>
          <w:rFonts w:ascii="Times New Roman" w:hAnsi="Times New Roman" w:cs="Times New Roman"/>
          <w:shd w:val="clear" w:color="auto" w:fill="FFFFFF"/>
        </w:rPr>
        <w:t>, </w:t>
      </w:r>
      <w:r>
        <w:rPr>
          <w:rFonts w:ascii="Times New Roman" w:hAnsi="Times New Roman" w:cs="Times New Roman"/>
          <w:i/>
          <w:iCs/>
        </w:rPr>
        <w:t>70</w:t>
      </w:r>
      <w:r>
        <w:rPr>
          <w:rFonts w:ascii="Times New Roman" w:hAnsi="Times New Roman" w:cs="Times New Roman"/>
          <w:shd w:val="clear" w:color="auto" w:fill="FFFFFF"/>
        </w:rPr>
        <w:t>(1-3), 489-501.</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Iosifidis, A., Tefas, A., &amp; Pitas, I. (2015). On the kernel extreme learning machine classifier. </w:t>
      </w:r>
      <w:r>
        <w:rPr>
          <w:rFonts w:ascii="Times New Roman" w:hAnsi="Times New Roman" w:cs="Times New Roman"/>
          <w:i/>
          <w:iCs/>
        </w:rPr>
        <w:t>Pattern Recognition Letters</w:t>
      </w:r>
      <w:r>
        <w:rPr>
          <w:rFonts w:ascii="Times New Roman" w:hAnsi="Times New Roman" w:cs="Times New Roman"/>
          <w:shd w:val="clear" w:color="auto" w:fill="FFFFFF"/>
        </w:rPr>
        <w:t>, </w:t>
      </w:r>
      <w:r>
        <w:rPr>
          <w:rFonts w:ascii="Times New Roman" w:hAnsi="Times New Roman" w:cs="Times New Roman"/>
          <w:i/>
          <w:iCs/>
        </w:rPr>
        <w:t>54</w:t>
      </w:r>
      <w:r>
        <w:rPr>
          <w:rFonts w:ascii="Times New Roman" w:hAnsi="Times New Roman" w:cs="Times New Roman"/>
          <w:shd w:val="clear" w:color="auto" w:fill="FFFFFF"/>
        </w:rPr>
        <w:t>, 11-17.</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 xml:space="preserve">Islam, M. S., &amp; Hossain, E. (2020). Foreign exchange currency rate prediction using a GRU-LSTM hybrid network. Soft Computing Letters, 100009. </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Jain, A., &amp; Biswal, P. C. (2016). Dynamic linkages among oil price, gold price, exchange rate, and the stock market in India. Resources Policy, 49, 179-185.</w:t>
      </w:r>
    </w:p>
    <w:p>
      <w:pPr>
        <w:pStyle w:val="4"/>
        <w:spacing w:line="348" w:lineRule="exact"/>
        <w:ind w:left="420" w:hanging="420" w:hangingChars="200"/>
        <w:rPr>
          <w:rFonts w:ascii="Times New Roman" w:hAnsi="Times New Roman" w:cs="Times New Roman"/>
        </w:rPr>
      </w:pPr>
      <w:r>
        <w:rPr>
          <w:rFonts w:ascii="Times New Roman" w:hAnsi="Times New Roman" w:cs="Times New Roman"/>
        </w:rPr>
        <w:t xml:space="preserve">Kim, Y., &amp; Park, C. (2020). Are exchange rates disconnected from macroeconomic variables? Evidence from the factor approach. Empirical Economics, 58(4), 1713-1747. </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Lilley, A., Maggiori, M., Neiman, B., &amp; Schreger, J. (2020). Exchange Rate Reconnect. The Review of Economics and Statistics, 1–28. https://doi.org/10.1162/rest_a_00978</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Lilley, A., &amp; Rinaldi, G. (2018, October 8). Currency Betas and Interest Rate Spreads. Papers.ssrn.com. https://ssrn.com/abstract=3262313</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Lin, Y., Wang, R., Gong, X., &amp; Jia, G. (2022). Cross-correlation and forecast impact of public attention on USD/CNY exchange rate: Evidence from Baidu Index. Physica A: Statistical Mechanics and Its Applications, 127686. https://doi.org/10.1016/j.physa.2022.127686</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Liu, X., Wang, L., Huang, G. B., Zhang, J., &amp; Yin, J. (2015). Multiple kernel extreme learning machine. </w:t>
      </w:r>
      <w:r>
        <w:rPr>
          <w:rFonts w:ascii="Times New Roman" w:hAnsi="Times New Roman" w:cs="Times New Roman"/>
          <w:i/>
          <w:iCs/>
        </w:rPr>
        <w:t>Neurocomputing</w:t>
      </w:r>
      <w:r>
        <w:rPr>
          <w:rFonts w:ascii="Times New Roman" w:hAnsi="Times New Roman" w:cs="Times New Roman"/>
          <w:shd w:val="clear" w:color="auto" w:fill="FFFFFF"/>
        </w:rPr>
        <w:t>, </w:t>
      </w:r>
      <w:r>
        <w:rPr>
          <w:rFonts w:ascii="Times New Roman" w:hAnsi="Times New Roman" w:cs="Times New Roman"/>
          <w:i/>
          <w:iCs/>
        </w:rPr>
        <w:t>149</w:t>
      </w:r>
      <w:r>
        <w:rPr>
          <w:rFonts w:ascii="Times New Roman" w:hAnsi="Times New Roman" w:cs="Times New Roman"/>
          <w:shd w:val="clear" w:color="auto" w:fill="FFFFFF"/>
        </w:rPr>
        <w:t>, 253-264.</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Lu, X., Li, J., Zhou, Y., &amp; Qian, Y. (2017). Cross-correlations between RMB exchange rate and international commodity markets. </w:t>
      </w:r>
      <w:r>
        <w:rPr>
          <w:rFonts w:ascii="Times New Roman" w:hAnsi="Times New Roman" w:eastAsia="宋体" w:cs="Times New Roman"/>
          <w:i/>
          <w:iCs/>
          <w:shd w:val="clear" w:color="auto" w:fill="FFFFFF"/>
        </w:rPr>
        <w:t>Physica A: Statistical Mechanics and its Applications</w:t>
      </w:r>
      <w:r>
        <w:rPr>
          <w:rFonts w:ascii="Times New Roman" w:hAnsi="Times New Roman" w:eastAsia="宋体" w:cs="Times New Roman"/>
          <w:shd w:val="clear" w:color="auto" w:fill="FFFFFF"/>
        </w:rPr>
        <w:t xml:space="preserve">, 486, 168-182. </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Lv, L., Wang, W., Zhang, Z., &amp; Liu, X. (2020). A novel intrusion detection system based on an optimal hybrid kernel extreme learning machine. </w:t>
      </w:r>
      <w:r>
        <w:rPr>
          <w:rFonts w:ascii="Times New Roman" w:hAnsi="Times New Roman" w:cs="Times New Roman"/>
          <w:i/>
          <w:iCs/>
        </w:rPr>
        <w:t>Knowledge-based systems</w:t>
      </w:r>
      <w:r>
        <w:rPr>
          <w:rFonts w:ascii="Times New Roman" w:hAnsi="Times New Roman" w:cs="Times New Roman"/>
          <w:shd w:val="clear" w:color="auto" w:fill="FFFFFF"/>
        </w:rPr>
        <w:t>, </w:t>
      </w:r>
      <w:r>
        <w:rPr>
          <w:rFonts w:ascii="Times New Roman" w:hAnsi="Times New Roman" w:cs="Times New Roman"/>
          <w:i/>
          <w:iCs/>
        </w:rPr>
        <w:t>195</w:t>
      </w:r>
      <w:r>
        <w:rPr>
          <w:rFonts w:ascii="Times New Roman" w:hAnsi="Times New Roman" w:cs="Times New Roman"/>
          <w:shd w:val="clear" w:color="auto" w:fill="FFFFFF"/>
        </w:rPr>
        <w:t>, 105648.</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Madheswaran, M., &amp; Dhas, D. A. S. (2015). Classification of brain MRI images using support vector machine with various Kernels. </w:t>
      </w:r>
      <w:r>
        <w:rPr>
          <w:rFonts w:ascii="Times New Roman" w:hAnsi="Times New Roman" w:cs="Times New Roman"/>
          <w:i/>
          <w:iCs/>
        </w:rPr>
        <w:t>Biomedical Research</w:t>
      </w:r>
      <w:r>
        <w:rPr>
          <w:rFonts w:ascii="Times New Roman" w:hAnsi="Times New Roman" w:cs="Times New Roman"/>
          <w:shd w:val="clear" w:color="auto" w:fill="FFFFFF"/>
        </w:rPr>
        <w:t>, </w:t>
      </w:r>
      <w:r>
        <w:rPr>
          <w:rFonts w:ascii="Times New Roman" w:hAnsi="Times New Roman" w:cs="Times New Roman"/>
          <w:i/>
          <w:iCs/>
        </w:rPr>
        <w:t>26</w:t>
      </w:r>
      <w:r>
        <w:rPr>
          <w:rFonts w:ascii="Times New Roman" w:hAnsi="Times New Roman" w:cs="Times New Roman"/>
          <w:shd w:val="clear" w:color="auto" w:fill="FFFFFF"/>
        </w:rPr>
        <w:t>(3), 505-513.</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Narayan, P. K., &amp; Smyth, R. (2006). The dynamic relationship between real exchange rates, real interest rates and foreign exchange reserves: empirical evidence from China. Applied Financial Economics, 16(9), 639–651. https://doi.org/10.1080/09603100500401278</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Sherstinsky, A. (2020). Fundamentals of recurrent neural network (RNN) and long short-term memory (LSTM) network. </w:t>
      </w:r>
      <w:r>
        <w:rPr>
          <w:rFonts w:ascii="Times New Roman" w:hAnsi="Times New Roman" w:cs="Times New Roman"/>
          <w:i/>
          <w:iCs/>
        </w:rPr>
        <w:t>Physica D: Nonlinear Phenomena</w:t>
      </w:r>
      <w:r>
        <w:rPr>
          <w:rFonts w:ascii="Times New Roman" w:hAnsi="Times New Roman" w:cs="Times New Roman"/>
          <w:shd w:val="clear" w:color="auto" w:fill="FFFFFF"/>
        </w:rPr>
        <w:t>, </w:t>
      </w:r>
      <w:r>
        <w:rPr>
          <w:rFonts w:ascii="Times New Roman" w:hAnsi="Times New Roman" w:cs="Times New Roman"/>
          <w:i/>
          <w:iCs/>
        </w:rPr>
        <w:t>404</w:t>
      </w:r>
      <w:r>
        <w:rPr>
          <w:rFonts w:ascii="Times New Roman" w:hAnsi="Times New Roman" w:cs="Times New Roman"/>
          <w:shd w:val="clear" w:color="auto" w:fill="FFFFFF"/>
        </w:rPr>
        <w:t>, 132306.</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Singhal, S., Choudhary, S., &amp; Biswal, P. C. (2019). Return and volatility linkages among International crude oil price, gold price, exchange rate and stock markets: Evidence from Mexico. Resources Policy, 60, 255-261.</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Smola, A. J., &amp; Schölkopf, B. (2004). A tutorial on support vector regression. </w:t>
      </w:r>
      <w:r>
        <w:rPr>
          <w:rFonts w:ascii="Times New Roman" w:hAnsi="Times New Roman" w:cs="Times New Roman"/>
          <w:i/>
          <w:iCs/>
        </w:rPr>
        <w:t>Statistics and computing</w:t>
      </w:r>
      <w:r>
        <w:rPr>
          <w:rFonts w:ascii="Times New Roman" w:hAnsi="Times New Roman" w:cs="Times New Roman"/>
          <w:shd w:val="clear" w:color="auto" w:fill="FFFFFF"/>
        </w:rPr>
        <w:t>, </w:t>
      </w:r>
      <w:r>
        <w:rPr>
          <w:rFonts w:ascii="Times New Roman" w:hAnsi="Times New Roman" w:cs="Times New Roman"/>
          <w:i/>
          <w:iCs/>
        </w:rPr>
        <w:t>14</w:t>
      </w:r>
      <w:r>
        <w:rPr>
          <w:rFonts w:ascii="Times New Roman" w:hAnsi="Times New Roman" w:cs="Times New Roman"/>
          <w:shd w:val="clear" w:color="auto" w:fill="FFFFFF"/>
        </w:rPr>
        <w:t>(3), 199-222.</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Sujit, K. S., &amp; Kumar, B. R. (2011). Study on the dynamic relationship among gold price, oil price, exchange rate and stock market returns. International journal of applied business and economic research, 9(2), 145-165.</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Tibshirani, R. (1996). Regression shrinkage and selection via the lasso. </w:t>
      </w:r>
      <w:r>
        <w:rPr>
          <w:rFonts w:ascii="Times New Roman" w:hAnsi="Times New Roman" w:cs="Times New Roman"/>
          <w:i/>
          <w:iCs/>
        </w:rPr>
        <w:t>Journal of the Royal Statistical Society: Series B (Methodological)</w:t>
      </w:r>
      <w:r>
        <w:rPr>
          <w:rFonts w:ascii="Times New Roman" w:hAnsi="Times New Roman" w:cs="Times New Roman"/>
          <w:shd w:val="clear" w:color="auto" w:fill="FFFFFF"/>
        </w:rPr>
        <w:t>, </w:t>
      </w:r>
      <w:r>
        <w:rPr>
          <w:rFonts w:ascii="Times New Roman" w:hAnsi="Times New Roman" w:cs="Times New Roman"/>
          <w:i/>
          <w:iCs/>
        </w:rPr>
        <w:t>58</w:t>
      </w:r>
      <w:r>
        <w:rPr>
          <w:rFonts w:ascii="Times New Roman" w:hAnsi="Times New Roman" w:cs="Times New Roman"/>
          <w:shd w:val="clear" w:color="auto" w:fill="FFFFFF"/>
        </w:rPr>
        <w:t>(1), 267-288.</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Tibshirani, R. (1997). The lasso method for variable selection in the Cox model. </w:t>
      </w:r>
      <w:r>
        <w:rPr>
          <w:rFonts w:ascii="Times New Roman" w:hAnsi="Times New Roman" w:cs="Times New Roman"/>
          <w:i/>
          <w:iCs/>
        </w:rPr>
        <w:t>Statistics in medicine</w:t>
      </w:r>
      <w:r>
        <w:rPr>
          <w:rFonts w:ascii="Times New Roman" w:hAnsi="Times New Roman" w:cs="Times New Roman"/>
          <w:shd w:val="clear" w:color="auto" w:fill="FFFFFF"/>
        </w:rPr>
        <w:t>, </w:t>
      </w:r>
      <w:r>
        <w:rPr>
          <w:rFonts w:ascii="Times New Roman" w:hAnsi="Times New Roman" w:cs="Times New Roman"/>
          <w:i/>
          <w:iCs/>
        </w:rPr>
        <w:t>16</w:t>
      </w:r>
      <w:r>
        <w:rPr>
          <w:rFonts w:ascii="Times New Roman" w:hAnsi="Times New Roman" w:cs="Times New Roman"/>
          <w:shd w:val="clear" w:color="auto" w:fill="FFFFFF"/>
        </w:rPr>
        <w:t>(4), 385-395.</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 xml:space="preserve">Wei, Y., Sun, S., Lai, K. K., &amp; Abbas, G. (2018). A KELM-Based Ensemble Learning Approach for Exchange Rate Forecasting. Journal of Systems Science and Information, 6(4), 289-301. </w:t>
      </w:r>
    </w:p>
    <w:p>
      <w:pPr>
        <w:spacing w:line="348" w:lineRule="exact"/>
        <w:ind w:left="420" w:hanging="420" w:hangingChars="200"/>
        <w:rPr>
          <w:rFonts w:ascii="Times New Roman" w:hAnsi="Times New Roman" w:cs="Times New Roman"/>
          <w:shd w:val="clear" w:color="auto" w:fill="FFFFFF"/>
        </w:rPr>
      </w:pPr>
      <w:r>
        <w:rPr>
          <w:rFonts w:ascii="Times New Roman" w:hAnsi="Times New Roman" w:cs="Times New Roman"/>
          <w:shd w:val="clear" w:color="auto" w:fill="FFFFFF"/>
        </w:rPr>
        <w:t>Wu, C. H., Ho, J. M., &amp; Lee, D. T. (2004). Travel-time prediction with support vector regression. </w:t>
      </w:r>
      <w:r>
        <w:rPr>
          <w:rFonts w:ascii="Times New Roman" w:hAnsi="Times New Roman" w:cs="Times New Roman"/>
          <w:i/>
          <w:iCs/>
        </w:rPr>
        <w:t>IEEE transactions on intelligent transportation systems</w:t>
      </w:r>
      <w:r>
        <w:rPr>
          <w:rFonts w:ascii="Times New Roman" w:hAnsi="Times New Roman" w:cs="Times New Roman"/>
          <w:shd w:val="clear" w:color="auto" w:fill="FFFFFF"/>
        </w:rPr>
        <w:t>, </w:t>
      </w:r>
      <w:r>
        <w:rPr>
          <w:rFonts w:ascii="Times New Roman" w:hAnsi="Times New Roman" w:cs="Times New Roman"/>
          <w:i/>
          <w:iCs/>
        </w:rPr>
        <w:t>5</w:t>
      </w:r>
      <w:r>
        <w:rPr>
          <w:rFonts w:ascii="Times New Roman" w:hAnsi="Times New Roman" w:cs="Times New Roman"/>
          <w:shd w:val="clear" w:color="auto" w:fill="FFFFFF"/>
        </w:rPr>
        <w:t>(4), 276-281.</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Xu, G., Meng, Y., Qiu, X., Yu, Z., &amp; Wu, X. (2019). Sentiment Analysis of Comment Texts Based on BiLSTM. IEEE Access, 7, 51522–51532. https://doi.org/10.1109/access.2019.2909919</w:t>
      </w:r>
    </w:p>
    <w:p>
      <w:pPr>
        <w:pStyle w:val="4"/>
        <w:spacing w:line="348" w:lineRule="exact"/>
        <w:ind w:left="420" w:hanging="420" w:hangingChars="200"/>
        <w:rPr>
          <w:rFonts w:ascii="Times New Roman" w:hAnsi="Times New Roman" w:eastAsia="PMingLiU" w:cs="Times New Roman"/>
          <w:kern w:val="0"/>
          <w:shd w:val="clear" w:color="auto" w:fill="FFFFFF"/>
        </w:rPr>
      </w:pPr>
      <w:r>
        <w:rPr>
          <w:rFonts w:ascii="Times New Roman" w:hAnsi="Times New Roman" w:eastAsia="PMingLiU" w:cs="Times New Roman"/>
          <w:kern w:val="0"/>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kern w:val="0"/>
        </w:rPr>
        <w:t>Proceedings of The 12th International Workshop on Semantic Evaluation</w:t>
      </w:r>
      <w:r>
        <w:rPr>
          <w:rFonts w:ascii="Times New Roman" w:hAnsi="Times New Roman" w:eastAsia="PMingLiU" w:cs="Times New Roman"/>
          <w:kern w:val="0"/>
          <w:shd w:val="clear" w:color="auto" w:fill="FFFFFF"/>
        </w:rPr>
        <w:t> (pp. 273-278).</w:t>
      </w: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4"/>
        <w:spacing w:line="348" w:lineRule="exact"/>
        <w:ind w:left="420" w:hanging="420" w:hangingChars="200"/>
        <w:rPr>
          <w:rFonts w:ascii="Times New Roman" w:hAnsi="Times New Roman" w:eastAsia="PMingLiU" w:cs="Times New Roman"/>
          <w:kern w:val="0"/>
          <w:shd w:val="clear" w:color="auto" w:fill="FFFFFF"/>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bookmarkStart w:id="13" w:name="_Toc114151821"/>
      <w:r>
        <w:rPr>
          <w:rFonts w:ascii="Times New Roman" w:hAnsi="Times New Roman" w:eastAsia="宋体"/>
          <w:b/>
          <w:bCs/>
          <w:color w:val="0E101A"/>
          <w:sz w:val="28"/>
          <w:szCs w:val="28"/>
        </w:rPr>
        <w:t>Acknowledgement</w:t>
      </w:r>
      <w:bookmarkEnd w:id="13"/>
    </w:p>
    <w:p>
      <w:pPr>
        <w:pStyle w:val="16"/>
        <w:numPr>
          <w:ilvl w:val="0"/>
          <w:numId w:val="4"/>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论文的选题来源、研究背景</w:t>
      </w:r>
    </w:p>
    <w:p>
      <w:pPr>
        <w:spacing w:line="360" w:lineRule="auto"/>
        <w:rPr>
          <w:rFonts w:ascii="Times New Roman" w:hAnsi="Times New Roman" w:eastAsia="宋体" w:cs="Times New Roman"/>
          <w:sz w:val="24"/>
        </w:rPr>
      </w:pPr>
      <w:r>
        <w:rPr>
          <w:rFonts w:ascii="Times New Roman" w:hAnsi="Times New Roman" w:eastAsia="宋体" w:cs="Times New Roman"/>
          <w:sz w:val="24"/>
        </w:rPr>
        <w:t>The news from The Economists provides us a window to learn more thoroughly what is happening worldwide. We are usually amazed by the critical analysis: double-sworded effects brought by the increasing interest rate, possible approaches to get through the winter without wrecking Europe’s electricity market, and the precise correlation between an increase in gas prices and the drop in consumption. For this time, not only do we want to perceive information from professional researchers, but we also want to take a further step, trying to be an analyst by raising our own methodology. Inspired by our instructor, the foreign exchange rate becomes our research object.</w:t>
      </w:r>
    </w:p>
    <w:p>
      <w:pPr>
        <w:spacing w:line="360" w:lineRule="auto"/>
        <w:rPr>
          <w:rFonts w:ascii="Times New Roman" w:hAnsi="Times New Roman" w:eastAsia="宋体" w:cs="Times New Roman"/>
          <w:sz w:val="24"/>
        </w:rPr>
      </w:pPr>
    </w:p>
    <w:p>
      <w:pPr>
        <w:pStyle w:val="16"/>
        <w:numPr>
          <w:ilvl w:val="0"/>
          <w:numId w:val="4"/>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每一个队员在论文撰写中承担的工作以及贡献</w:t>
      </w:r>
    </w:p>
    <w:p>
      <w:pPr>
        <w:spacing w:line="360" w:lineRule="auto"/>
        <w:rPr>
          <w:rFonts w:ascii="Times New Roman" w:hAnsi="Times New Roman" w:eastAsia="宋体" w:cs="Times New Roman"/>
          <w:sz w:val="24"/>
        </w:rPr>
      </w:pPr>
      <w:r>
        <w:rPr>
          <w:rFonts w:ascii="Times New Roman" w:hAnsi="Times New Roman" w:eastAsia="宋体" w:cs="Times New Roman"/>
          <w:sz w:val="24"/>
        </w:rPr>
        <w:t>In our team, Siyuan Liu is responsible for providing overall idea, constructing 6 models, writ</w:t>
      </w:r>
      <w:r>
        <w:rPr>
          <w:rFonts w:hint="eastAsia" w:ascii="Times New Roman" w:hAnsi="Times New Roman" w:eastAsia="宋体" w:cs="Times New Roman"/>
          <w:sz w:val="24"/>
        </w:rPr>
        <w:t>ing</w:t>
      </w:r>
      <w:r>
        <w:rPr>
          <w:rFonts w:ascii="Times New Roman" w:hAnsi="Times New Roman" w:eastAsia="宋体" w:cs="Times New Roman"/>
          <w:sz w:val="24"/>
        </w:rPr>
        <w:t xml:space="preserve"> the methodology part of the essay, and find</w:t>
      </w:r>
      <w:r>
        <w:rPr>
          <w:rFonts w:hint="eastAsia" w:ascii="Times New Roman" w:hAnsi="Times New Roman" w:eastAsia="宋体" w:cs="Times New Roman"/>
          <w:sz w:val="24"/>
        </w:rPr>
        <w:t>ing</w:t>
      </w:r>
      <w:r>
        <w:rPr>
          <w:rFonts w:ascii="Times New Roman" w:hAnsi="Times New Roman" w:eastAsia="宋体" w:cs="Times New Roman"/>
          <w:sz w:val="24"/>
        </w:rPr>
        <w:t xml:space="preserve"> initial variables. Qiqian Huang is responsible for providing the overall idea, providing economical interpretations for the result, writ</w:t>
      </w:r>
      <w:r>
        <w:rPr>
          <w:rFonts w:hint="eastAsia" w:ascii="Times New Roman" w:hAnsi="Times New Roman" w:eastAsia="宋体" w:cs="Times New Roman"/>
          <w:sz w:val="24"/>
        </w:rPr>
        <w:t>ing</w:t>
      </w:r>
      <w:r>
        <w:rPr>
          <w:rFonts w:ascii="Times New Roman" w:hAnsi="Times New Roman" w:eastAsia="宋体" w:cs="Times New Roman"/>
          <w:sz w:val="24"/>
        </w:rPr>
        <w:t xml:space="preserve"> introduction and literature review. </w:t>
      </w:r>
    </w:p>
    <w:p>
      <w:pPr>
        <w:spacing w:line="360" w:lineRule="auto"/>
        <w:rPr>
          <w:rFonts w:ascii="Times New Roman" w:hAnsi="Times New Roman" w:eastAsia="宋体" w:cs="Times New Roman"/>
          <w:sz w:val="24"/>
        </w:rPr>
      </w:pPr>
    </w:p>
    <w:p>
      <w:pPr>
        <w:pStyle w:val="16"/>
        <w:numPr>
          <w:ilvl w:val="0"/>
          <w:numId w:val="4"/>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指导老师与学生的关系，在论文写作过程中所起的作用，及指导是否有偿</w:t>
      </w:r>
    </w:p>
    <w:p>
      <w:pPr>
        <w:spacing w:line="360" w:lineRule="auto"/>
        <w:rPr>
          <w:rFonts w:ascii="Times New Roman" w:hAnsi="Times New Roman" w:eastAsia="宋体" w:cs="Times New Roman"/>
          <w:sz w:val="24"/>
        </w:rPr>
      </w:pPr>
      <w:r>
        <w:rPr>
          <w:rFonts w:ascii="Times New Roman" w:hAnsi="Times New Roman" w:eastAsia="宋体" w:cs="Times New Roman"/>
          <w:sz w:val="24"/>
        </w:rPr>
        <w:t>We would like to thank Yunjie Wei for providing many academic guidance and advices for our work. Her guidance is unpaid, and her effort and patience sincerely affecting us. Only because of her, we made this work possible.</w:t>
      </w:r>
    </w:p>
    <w:p>
      <w:pPr>
        <w:spacing w:line="360" w:lineRule="auto"/>
        <w:rPr>
          <w:rFonts w:ascii="Times New Roman" w:hAnsi="Times New Roman" w:eastAsia="宋体" w:cs="Times New Roman"/>
          <w:sz w:val="24"/>
        </w:rPr>
      </w:pPr>
    </w:p>
    <w:p>
      <w:pPr>
        <w:pStyle w:val="16"/>
        <w:numPr>
          <w:ilvl w:val="0"/>
          <w:numId w:val="4"/>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团队成员和指导老师的简历</w:t>
      </w:r>
    </w:p>
    <w:p>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Team member</w:t>
      </w:r>
    </w:p>
    <w:p>
      <w:pPr>
        <w:spacing w:line="360" w:lineRule="auto"/>
        <w:rPr>
          <w:rFonts w:ascii="Times New Roman" w:hAnsi="Times New Roman" w:eastAsia="宋体" w:cs="Times New Roman"/>
          <w:sz w:val="24"/>
        </w:rPr>
      </w:pPr>
      <w:r>
        <w:rPr>
          <w:rFonts w:ascii="Times New Roman" w:hAnsi="Times New Roman" w:eastAsia="宋体" w:cs="Times New Roman"/>
          <w:sz w:val="24"/>
        </w:rPr>
        <w:t xml:space="preserve">Siyuan Liu and Qiqian Huang are two High School grade 11 students from Beijing 101 High School International Department. </w:t>
      </w:r>
    </w:p>
    <w:p>
      <w:pPr>
        <w:spacing w:line="360" w:lineRule="auto"/>
        <w:rPr>
          <w:rFonts w:ascii="Times New Roman" w:hAnsi="Times New Roman" w:eastAsia="宋体" w:cs="Times New Roman"/>
          <w:sz w:val="24"/>
        </w:rPr>
      </w:pPr>
    </w:p>
    <w:p>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Adviser: Yunjie Wei</w:t>
      </w:r>
    </w:p>
    <w:p>
      <w:pPr>
        <w:spacing w:line="40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 xml:space="preserve">April 2022 to Now: Associate Professor, Academy of Mathematics </w:t>
      </w:r>
      <w:r>
        <w:rPr>
          <w:rFonts w:hint="eastAsia" w:ascii="Times New Roman" w:hAnsi="Times New Roman" w:eastAsia="宋体" w:cs="Times New Roman"/>
          <w:bCs/>
          <w:color w:val="000000"/>
          <w:sz w:val="24"/>
        </w:rPr>
        <w:t>and</w:t>
      </w:r>
      <w:r>
        <w:rPr>
          <w:rFonts w:ascii="Times New Roman" w:hAnsi="Times New Roman" w:eastAsia="宋体" w:cs="Times New Roman"/>
          <w:bCs/>
          <w:color w:val="000000"/>
          <w:sz w:val="24"/>
        </w:rPr>
        <w:t xml:space="preserve"> Systems Science, Chinese Academy of Sciences </w:t>
      </w:r>
    </w:p>
    <w:p>
      <w:pPr>
        <w:spacing w:line="400" w:lineRule="exact"/>
        <w:rPr>
          <w:rFonts w:ascii="Times New Roman" w:hAnsi="Times New Roman" w:eastAsia="宋体" w:cs="Times New Roman"/>
          <w:color w:val="000000"/>
          <w:sz w:val="24"/>
        </w:rPr>
      </w:pPr>
      <w:r>
        <w:rPr>
          <w:rFonts w:ascii="Times New Roman" w:hAnsi="Times New Roman" w:eastAsia="宋体" w:cs="Times New Roman"/>
          <w:bCs/>
          <w:color w:val="000000"/>
          <w:sz w:val="24"/>
        </w:rPr>
        <w:t xml:space="preserve">July 2017-April 2022: Assistant Professor, </w:t>
      </w:r>
      <w:r>
        <w:rPr>
          <w:rFonts w:ascii="Times New Roman" w:hAnsi="Times New Roman" w:eastAsia="宋体" w:cs="Times New Roman"/>
          <w:color w:val="000000"/>
          <w:sz w:val="24"/>
        </w:rPr>
        <w:t xml:space="preserve">Academy of Mathematics </w:t>
      </w:r>
      <w:r>
        <w:rPr>
          <w:rFonts w:hint="eastAsia" w:ascii="Times New Roman" w:hAnsi="Times New Roman" w:eastAsia="宋体" w:cs="Times New Roman"/>
          <w:color w:val="000000"/>
          <w:sz w:val="24"/>
        </w:rPr>
        <w:t>and</w:t>
      </w:r>
      <w:r>
        <w:rPr>
          <w:rFonts w:ascii="Times New Roman" w:hAnsi="Times New Roman" w:eastAsia="宋体" w:cs="Times New Roman"/>
          <w:color w:val="000000"/>
          <w:sz w:val="24"/>
        </w:rPr>
        <w:t xml:space="preserve"> Systems Science, Chinese Academy of Sciences </w:t>
      </w:r>
    </w:p>
    <w:p>
      <w:pPr>
        <w:spacing w:line="44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 xml:space="preserve">2018.08.02-2018.10.01: </w:t>
      </w:r>
      <w:r>
        <w:rPr>
          <w:rFonts w:hint="eastAsia" w:ascii="Times New Roman" w:hAnsi="Times New Roman" w:eastAsia="宋体" w:cs="Times New Roman"/>
          <w:bCs/>
          <w:color w:val="000000"/>
          <w:sz w:val="24"/>
        </w:rPr>
        <w:t>Post</w:t>
      </w:r>
      <w:r>
        <w:rPr>
          <w:rFonts w:ascii="Times New Roman" w:hAnsi="Times New Roman" w:eastAsia="宋体" w:cs="Times New Roman"/>
          <w:bCs/>
          <w:color w:val="000000"/>
          <w:sz w:val="24"/>
        </w:rPr>
        <w:t>doctoral Fellow</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w:t>
      </w:r>
      <w:r>
        <w:rPr>
          <w:rFonts w:ascii="Times New Roman" w:hAnsi="Times New Roman" w:eastAsia="宋体" w:cs="Times New Roman"/>
          <w:bCs/>
          <w:color w:val="000000"/>
          <w:sz w:val="24"/>
        </w:rPr>
        <w:t>ity University of Hong Kong</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Department of Information Systems </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Research Fellow)</w:t>
      </w:r>
    </w:p>
    <w:p>
      <w:pPr>
        <w:spacing w:line="44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2019.07.02</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2019.08.30</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Post</w:t>
      </w:r>
      <w:r>
        <w:rPr>
          <w:rFonts w:ascii="Times New Roman" w:hAnsi="Times New Roman" w:eastAsia="宋体" w:cs="Times New Roman"/>
          <w:bCs/>
          <w:color w:val="000000"/>
          <w:sz w:val="24"/>
        </w:rPr>
        <w:t>doctoral Fellow</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w:t>
      </w:r>
      <w:r>
        <w:rPr>
          <w:rFonts w:ascii="Times New Roman" w:hAnsi="Times New Roman" w:eastAsia="宋体" w:cs="Times New Roman"/>
          <w:bCs/>
          <w:color w:val="000000"/>
          <w:sz w:val="24"/>
        </w:rPr>
        <w:t>ity University of Hong Kong</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Department of Economics and Finance </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Research Fellow)</w:t>
      </w:r>
    </w:p>
    <w:p>
      <w:pPr>
        <w:spacing w:line="440" w:lineRule="exact"/>
        <w:rPr>
          <w:rFonts w:ascii="Times New Roman" w:hAnsi="Times New Roman" w:eastAsia="宋体" w:cs="Times New Roman"/>
          <w:bCs/>
          <w:color w:val="000000"/>
          <w:sz w:val="24"/>
        </w:rPr>
      </w:pPr>
      <w:r>
        <w:rPr>
          <w:rFonts w:hint="eastAsia" w:ascii="Times New Roman" w:hAnsi="Times New Roman" w:eastAsia="宋体" w:cs="Times New Roman"/>
          <w:bCs/>
          <w:color w:val="000000"/>
          <w:sz w:val="24"/>
        </w:rPr>
        <w:t>2015.09-2018.02:</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City University of Hong Kong，College of Business,</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Ph.D.</w:t>
      </w:r>
    </w:p>
    <w:p>
      <w:pPr>
        <w:spacing w:line="360" w:lineRule="auto"/>
        <w:rPr>
          <w:rFonts w:ascii="Times New Roman" w:hAnsi="Times New Roman" w:eastAsia="宋体" w:cs="Times New Roman"/>
          <w:bCs/>
          <w:sz w:val="24"/>
        </w:rPr>
      </w:pPr>
      <w:r>
        <w:rPr>
          <w:rFonts w:hint="eastAsia" w:ascii="Times New Roman" w:hAnsi="Times New Roman" w:eastAsia="宋体" w:cs="Times New Roman"/>
          <w:bCs/>
          <w:sz w:val="24"/>
        </w:rPr>
        <w:t>2012.09-2017.06</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ascii="Times New Roman" w:hAnsi="Times New Roman" w:eastAsia="宋体" w:cs="Times New Roman"/>
          <w:bCs/>
          <w:sz w:val="24"/>
        </w:rPr>
        <w:t>Academy of Mathematics and Systems Science, University of Chinese Academy of Sciences, Ph.D.</w:t>
      </w:r>
    </w:p>
    <w:p>
      <w:pPr>
        <w:spacing w:line="360" w:lineRule="auto"/>
        <w:rPr>
          <w:rFonts w:ascii="Times New Roman" w:hAnsi="Times New Roman" w:eastAsia="宋体" w:cs="Times New Roman"/>
          <w:bCs/>
          <w:sz w:val="24"/>
        </w:rPr>
      </w:pPr>
      <w:r>
        <w:rPr>
          <w:rFonts w:hint="eastAsia" w:ascii="Times New Roman" w:hAnsi="Times New Roman" w:eastAsia="宋体" w:cs="Times New Roman"/>
          <w:bCs/>
          <w:sz w:val="24"/>
        </w:rPr>
        <w:t>2008.09-2012.06</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ascii="Times New Roman" w:hAnsi="Times New Roman" w:eastAsia="宋体" w:cs="Times New Roman"/>
          <w:bCs/>
          <w:sz w:val="24"/>
        </w:rPr>
        <w:t>School of Economy &amp; Trade, Hunan University</w:t>
      </w:r>
    </w:p>
    <w:p/>
    <w:p/>
    <w:p/>
    <w:p/>
    <w:sectPr>
      <w:footerReference r:id="rId4" w:type="default"/>
      <w:footnotePr>
        <w:numFmt w:val="chicago"/>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
    <w:altName w:val="Microsoft JhengHei UI"/>
    <w:panose1 w:val="02010601000101010101"/>
    <w:charset w:val="88"/>
    <w:family w:val="roma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6"/>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rPr>
          <w:ins w:id="0" w:author="user" w:date="2023-02-28T18:01:00Z"/>
          <w:rFonts w:ascii="Times New Roman" w:hAnsi="Times New Roman"/>
          <w:sz w:val="16"/>
          <w:szCs w:val="16"/>
        </w:rPr>
      </w:pPr>
      <w:ins w:id="1" w:author="user" w:date="2023-02-28T17:25:00Z">
        <w:r>
          <w:rPr>
            <w:rStyle w:val="15"/>
          </w:rPr>
          <w:footnoteRef/>
        </w:r>
      </w:ins>
      <w:ins w:id="2" w:author="user" w:date="2023-02-28T17:25:00Z">
        <w:r>
          <w:rPr/>
          <w:t xml:space="preserve"> </w:t>
        </w:r>
      </w:ins>
      <w:ins w:id="3" w:author="user" w:date="2023-02-28T18:01:00Z">
        <w:r>
          <w:rPr>
            <w:rFonts w:ascii="Times New Roman" w:hAnsi="Times New Roman"/>
            <w:sz w:val="16"/>
            <w:szCs w:val="16"/>
          </w:rPr>
          <w:t xml:space="preserve">Corresponding author’s email: weiyunjie@amss.ac.cn (Yunjie Wei), </w:t>
        </w:r>
      </w:ins>
    </w:p>
    <w:p>
      <w:pPr>
        <w:contextualSpacing/>
        <w:rPr>
          <w:ins w:id="4" w:author="user" w:date="2023-02-28T18:01:00Z"/>
          <w:rFonts w:ascii="Times New Roman" w:hAnsi="Times New Roman"/>
          <w:sz w:val="16"/>
          <w:szCs w:val="16"/>
        </w:rPr>
      </w:pPr>
      <w:ins w:id="5" w:author="user" w:date="2023-02-28T18:01:00Z">
        <w:r>
          <w:rPr>
            <w:rFonts w:ascii="Times New Roman" w:hAnsi="Times New Roman"/>
            <w:sz w:val="16"/>
            <w:szCs w:val="16"/>
          </w:rPr>
          <w:t>Postal Address: Academy of Mathematics and Systems Science, Chinese Academy of Sciences, Zhongguancun East Road, # 55, Haidian District, Beijing, PR China, Tel: +86 10 82541655</w:t>
        </w:r>
      </w:ins>
    </w:p>
    <w:p>
      <w:pPr>
        <w:pStyle w:val="8"/>
      </w:pPr>
      <w:ins w:id="6" w:author="user" w:date="2023-02-28T18:02:00Z">
        <w:r>
          <w:rPr>
            <w:rFonts w:ascii="Times New Roman" w:hAnsi="Times New Roman"/>
            <w:sz w:val="16"/>
            <w:szCs w:val="16"/>
          </w:rPr>
          <w:t>Acknowledgements: This research work was partly supported by the National Natural Science Foundation of China under Grants No. 72171223, No. 71801213 and No. 71988101</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1360"/>
    <w:multiLevelType w:val="multilevel"/>
    <w:tmpl w:val="ADFB1360"/>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D748B984"/>
    <w:multiLevelType w:val="singleLevel"/>
    <w:tmpl w:val="D748B984"/>
    <w:lvl w:ilvl="0" w:tentative="0">
      <w:start w:val="1"/>
      <w:numFmt w:val="decimal"/>
      <w:lvlText w:val="%1."/>
      <w:lvlJc w:val="left"/>
      <w:pPr>
        <w:tabs>
          <w:tab w:val="left" w:pos="312"/>
        </w:tabs>
      </w:pPr>
    </w:lvl>
  </w:abstractNum>
  <w:abstractNum w:abstractNumId="2">
    <w:nsid w:val="0D936833"/>
    <w:multiLevelType w:val="multilevel"/>
    <w:tmpl w:val="0D936833"/>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3">
    <w:nsid w:val="29550354"/>
    <w:multiLevelType w:val="singleLevel"/>
    <w:tmpl w:val="29550354"/>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爱吃吃的的Sarah">
    <w15:presenceInfo w15:providerId="None" w15:userId="爱吃吃的的Sar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chicago"/>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6FB3"/>
    <w:rsid w:val="000257F6"/>
    <w:rsid w:val="00060EE8"/>
    <w:rsid w:val="00067AFA"/>
    <w:rsid w:val="00092551"/>
    <w:rsid w:val="000C73F0"/>
    <w:rsid w:val="000D2DB8"/>
    <w:rsid w:val="000F38A9"/>
    <w:rsid w:val="0016406D"/>
    <w:rsid w:val="00177A25"/>
    <w:rsid w:val="00196573"/>
    <w:rsid w:val="00196633"/>
    <w:rsid w:val="001B07E0"/>
    <w:rsid w:val="001E4490"/>
    <w:rsid w:val="002271F9"/>
    <w:rsid w:val="00231E2C"/>
    <w:rsid w:val="00256097"/>
    <w:rsid w:val="002E645F"/>
    <w:rsid w:val="003211EF"/>
    <w:rsid w:val="003448B8"/>
    <w:rsid w:val="003658D1"/>
    <w:rsid w:val="00373CAB"/>
    <w:rsid w:val="00390347"/>
    <w:rsid w:val="003C4F99"/>
    <w:rsid w:val="0041076F"/>
    <w:rsid w:val="004664B0"/>
    <w:rsid w:val="00473E59"/>
    <w:rsid w:val="004E7EF0"/>
    <w:rsid w:val="004F3BC5"/>
    <w:rsid w:val="00535AA5"/>
    <w:rsid w:val="005D0BF5"/>
    <w:rsid w:val="005D4CBA"/>
    <w:rsid w:val="005F4805"/>
    <w:rsid w:val="00635643"/>
    <w:rsid w:val="00677365"/>
    <w:rsid w:val="006806B3"/>
    <w:rsid w:val="006835C5"/>
    <w:rsid w:val="006B32BC"/>
    <w:rsid w:val="006B785D"/>
    <w:rsid w:val="006D038B"/>
    <w:rsid w:val="006E219E"/>
    <w:rsid w:val="00703084"/>
    <w:rsid w:val="007216E3"/>
    <w:rsid w:val="00721866"/>
    <w:rsid w:val="00791671"/>
    <w:rsid w:val="007B0C19"/>
    <w:rsid w:val="007C33DC"/>
    <w:rsid w:val="007E24ED"/>
    <w:rsid w:val="0081260F"/>
    <w:rsid w:val="00831453"/>
    <w:rsid w:val="00862061"/>
    <w:rsid w:val="008B677A"/>
    <w:rsid w:val="00923736"/>
    <w:rsid w:val="00952953"/>
    <w:rsid w:val="00995CDC"/>
    <w:rsid w:val="009A3817"/>
    <w:rsid w:val="009E6FFA"/>
    <w:rsid w:val="009F59D4"/>
    <w:rsid w:val="00A03986"/>
    <w:rsid w:val="00A127EA"/>
    <w:rsid w:val="00AA13E8"/>
    <w:rsid w:val="00B00C7A"/>
    <w:rsid w:val="00B15648"/>
    <w:rsid w:val="00B33D81"/>
    <w:rsid w:val="00B6720D"/>
    <w:rsid w:val="00B922B1"/>
    <w:rsid w:val="00BA55E7"/>
    <w:rsid w:val="00BD10DA"/>
    <w:rsid w:val="00BD3F97"/>
    <w:rsid w:val="00BE4195"/>
    <w:rsid w:val="00BF361E"/>
    <w:rsid w:val="00C04AE1"/>
    <w:rsid w:val="00C337E8"/>
    <w:rsid w:val="00C42C33"/>
    <w:rsid w:val="00C640EF"/>
    <w:rsid w:val="00CA53B9"/>
    <w:rsid w:val="00CE4048"/>
    <w:rsid w:val="00D12C6A"/>
    <w:rsid w:val="00D17053"/>
    <w:rsid w:val="00D474DF"/>
    <w:rsid w:val="00D5540F"/>
    <w:rsid w:val="00D630A9"/>
    <w:rsid w:val="00DD62CA"/>
    <w:rsid w:val="00E04D4C"/>
    <w:rsid w:val="00E21ED9"/>
    <w:rsid w:val="00E27237"/>
    <w:rsid w:val="00E4597E"/>
    <w:rsid w:val="00E670BC"/>
    <w:rsid w:val="00E723DA"/>
    <w:rsid w:val="00F25CB2"/>
    <w:rsid w:val="00FA28C3"/>
    <w:rsid w:val="00FC55C1"/>
    <w:rsid w:val="00FE1AC1"/>
    <w:rsid w:val="019E2B82"/>
    <w:rsid w:val="13625B66"/>
    <w:rsid w:val="1E241B26"/>
    <w:rsid w:val="1E761045"/>
    <w:rsid w:val="2FD600FB"/>
    <w:rsid w:val="35EA18F1"/>
    <w:rsid w:val="3B3C505C"/>
    <w:rsid w:val="48AC09DF"/>
    <w:rsid w:val="4C032F81"/>
    <w:rsid w:val="505D7080"/>
    <w:rsid w:val="55D0153B"/>
    <w:rsid w:val="5BBE0AFD"/>
    <w:rsid w:val="5FB16998"/>
    <w:rsid w:val="671F0B87"/>
    <w:rsid w:val="68AC49F3"/>
    <w:rsid w:val="704C6791"/>
    <w:rsid w:val="70D2369A"/>
    <w:rsid w:val="70DF7B65"/>
    <w:rsid w:val="73E55492"/>
    <w:rsid w:val="75D419AB"/>
    <w:rsid w:val="765E5FCB"/>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8"/>
    <w:qFormat/>
    <w:uiPriority w:val="0"/>
    <w:pPr>
      <w:jc w:val="left"/>
    </w:pPr>
  </w:style>
  <w:style w:type="paragraph" w:styleId="4">
    <w:name w:val="endnote text"/>
    <w:basedOn w:val="1"/>
    <w:unhideWhenUsed/>
    <w:qFormat/>
    <w:uiPriority w:val="99"/>
    <w:pPr>
      <w:snapToGrid w:val="0"/>
    </w:pPr>
  </w:style>
  <w:style w:type="paragraph" w:styleId="5">
    <w:name w:val="Balloon Text"/>
    <w:basedOn w:val="1"/>
    <w:link w:val="22"/>
    <w:qFormat/>
    <w:uiPriority w:val="0"/>
    <w:rPr>
      <w:sz w:val="18"/>
      <w:szCs w:val="18"/>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1"/>
    <w:qFormat/>
    <w:uiPriority w:val="0"/>
    <w:pPr>
      <w:snapToGrid w:val="0"/>
      <w:jc w:val="left"/>
    </w:pPr>
    <w:rPr>
      <w:sz w:val="18"/>
      <w:szCs w:val="18"/>
    </w:rPr>
  </w:style>
  <w:style w:type="paragraph" w:styleId="9">
    <w:name w:val="Normal (Web)"/>
    <w:basedOn w:val="1"/>
    <w:qFormat/>
    <w:uiPriority w:val="0"/>
    <w:pPr>
      <w:spacing w:beforeAutospacing="1" w:afterAutospacing="1"/>
    </w:pPr>
    <w:rPr>
      <w:rFonts w:cs="Times New Roman"/>
    </w:rPr>
  </w:style>
  <w:style w:type="paragraph" w:styleId="10">
    <w:name w:val="annotation subject"/>
    <w:basedOn w:val="3"/>
    <w:next w:val="3"/>
    <w:link w:val="19"/>
    <w:qFormat/>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styleId="15">
    <w:name w:val="footnote reference"/>
    <w:basedOn w:val="13"/>
    <w:qFormat/>
    <w:uiPriority w:val="99"/>
    <w:rPr>
      <w:vertAlign w:val="superscript"/>
    </w:rPr>
  </w:style>
  <w:style w:type="paragraph" w:styleId="16">
    <w:name w:val="List Paragraph"/>
    <w:basedOn w:val="1"/>
    <w:qFormat/>
    <w:uiPriority w:val="34"/>
    <w:pPr>
      <w:ind w:left="480" w:leftChars="200"/>
    </w:pPr>
  </w:style>
  <w:style w:type="character" w:customStyle="1" w:styleId="17">
    <w:name w:val="页眉 字符"/>
    <w:basedOn w:val="13"/>
    <w:link w:val="7"/>
    <w:qFormat/>
    <w:uiPriority w:val="0"/>
    <w:rPr>
      <w:kern w:val="2"/>
      <w:sz w:val="18"/>
      <w:szCs w:val="18"/>
    </w:rPr>
  </w:style>
  <w:style w:type="character" w:customStyle="1" w:styleId="18">
    <w:name w:val="批注文字 字符"/>
    <w:basedOn w:val="13"/>
    <w:link w:val="3"/>
    <w:qFormat/>
    <w:uiPriority w:val="0"/>
    <w:rPr>
      <w:kern w:val="2"/>
      <w:sz w:val="21"/>
      <w:szCs w:val="24"/>
    </w:rPr>
  </w:style>
  <w:style w:type="character" w:customStyle="1" w:styleId="19">
    <w:name w:val="批注主题 字符"/>
    <w:basedOn w:val="18"/>
    <w:link w:val="10"/>
    <w:qFormat/>
    <w:uiPriority w:val="0"/>
    <w:rPr>
      <w:b/>
      <w:bCs/>
      <w:kern w:val="2"/>
      <w:sz w:val="21"/>
      <w:szCs w:val="24"/>
    </w:rPr>
  </w:style>
  <w:style w:type="character" w:styleId="20">
    <w:name w:val="Placeholder Text"/>
    <w:basedOn w:val="13"/>
    <w:semiHidden/>
    <w:qFormat/>
    <w:uiPriority w:val="99"/>
    <w:rPr>
      <w:color w:val="808080"/>
    </w:rPr>
  </w:style>
  <w:style w:type="character" w:customStyle="1" w:styleId="21">
    <w:name w:val="脚注文本 字符"/>
    <w:basedOn w:val="13"/>
    <w:link w:val="8"/>
    <w:qFormat/>
    <w:uiPriority w:val="0"/>
    <w:rPr>
      <w:kern w:val="2"/>
      <w:sz w:val="18"/>
      <w:szCs w:val="18"/>
      <w:lang w:eastAsia="zh-CN"/>
    </w:rPr>
  </w:style>
  <w:style w:type="character" w:customStyle="1" w:styleId="22">
    <w:name w:val="批注框文本 字符"/>
    <w:basedOn w:val="13"/>
    <w:link w:val="5"/>
    <w:qFormat/>
    <w:uiPriority w:val="0"/>
    <w:rPr>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48D77-0DC1-4B78-AE93-0F27465D8EC8}">
  <ds:schemaRefs/>
</ds:datastoreItem>
</file>

<file path=docProps/app.xml><?xml version="1.0" encoding="utf-8"?>
<Properties xmlns="http://schemas.openxmlformats.org/officeDocument/2006/extended-properties" xmlns:vt="http://schemas.openxmlformats.org/officeDocument/2006/docPropsVTypes">
  <Template>Normal</Template>
  <Pages>27</Pages>
  <Words>7805</Words>
  <Characters>38552</Characters>
  <Lines>3651</Lines>
  <Paragraphs>3209</Paragraphs>
  <TotalTime>84</TotalTime>
  <ScaleCrop>false</ScaleCrop>
  <LinksUpToDate>false</LinksUpToDate>
  <CharactersWithSpaces>44720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2023-02-28T10:02:00Z</dcterms:created>
  <dc:creator>小尘</dc:creator>
  <cp:lastModifiedBy>爱吃吃的的Sarah</cp:lastModifiedBy>
  <dcterms:modified xsi:type="dcterms:W3CDTF">2023-03-02T05:45:26Z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C05E6BC540FC493583208353A584A085</vt:lpwstr>
  </property>
  <property fmtid="{D5CDD505-2E9C-101B-9397-08002B2CF9AE}" pid="4" name="GrammarlyDocumentId">
    <vt:lpwstr>b080343e0cd8976ca09b37e863a902b51c1071802fd2131989ed3fa66b39fdf6</vt:lpwstr>
  </property>
</Properties>
</file>